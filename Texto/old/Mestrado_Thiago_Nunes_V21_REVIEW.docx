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3E87" w14:textId="77777777" w:rsidR="00E61755" w:rsidRDefault="00E61755" w:rsidP="008E187A">
      <w:pPr>
        <w:jc w:val="center"/>
        <w:rPr>
          <w:sz w:val="20"/>
          <w:szCs w:val="20"/>
        </w:rPr>
      </w:pPr>
      <w:bookmarkStart w:id="0" w:name="_Hlk68016126"/>
      <w:r>
        <w:rPr>
          <w:rFonts w:ascii="Arial" w:eastAsia="Arial" w:hAnsi="Arial" w:cs="Arial"/>
          <w:szCs w:val="24"/>
        </w:rPr>
        <w:t>UNIVERSIDADE FEDERAL DO ABC</w:t>
      </w:r>
    </w:p>
    <w:p w14:paraId="26359018" w14:textId="77777777" w:rsidR="00E61755" w:rsidRDefault="00E61755" w:rsidP="00E206AE">
      <w:pPr>
        <w:spacing w:line="142" w:lineRule="exact"/>
        <w:jc w:val="center"/>
        <w:rPr>
          <w:szCs w:val="24"/>
        </w:rPr>
      </w:pPr>
    </w:p>
    <w:p w14:paraId="6FE5B465" w14:textId="6C543AC6" w:rsidR="00E61755" w:rsidRDefault="00E61755" w:rsidP="00B00E39">
      <w:pPr>
        <w:ind w:right="-52"/>
        <w:jc w:val="center"/>
        <w:rPr>
          <w:sz w:val="20"/>
          <w:szCs w:val="20"/>
        </w:rPr>
      </w:pPr>
      <w:r w:rsidRPr="00E61755">
        <w:rPr>
          <w:rFonts w:ascii="Arial" w:eastAsia="Arial" w:hAnsi="Arial" w:cs="Arial"/>
          <w:szCs w:val="24"/>
        </w:rPr>
        <w:t>Programa de Pós-Graduação em Economia</w:t>
      </w:r>
    </w:p>
    <w:p w14:paraId="5A467210" w14:textId="77777777" w:rsidR="00E61755" w:rsidRDefault="00E61755" w:rsidP="00E206AE">
      <w:pPr>
        <w:spacing w:line="200" w:lineRule="exact"/>
        <w:jc w:val="center"/>
        <w:rPr>
          <w:szCs w:val="24"/>
        </w:rPr>
      </w:pPr>
    </w:p>
    <w:p w14:paraId="263269F1" w14:textId="77777777" w:rsidR="00E61755" w:rsidRDefault="00E61755" w:rsidP="00E206AE">
      <w:pPr>
        <w:spacing w:line="200" w:lineRule="exact"/>
        <w:jc w:val="center"/>
        <w:rPr>
          <w:szCs w:val="24"/>
        </w:rPr>
      </w:pPr>
    </w:p>
    <w:p w14:paraId="7B2C9C50" w14:textId="4E9A9E19" w:rsidR="00E61755" w:rsidRDefault="00E61755" w:rsidP="00E206AE">
      <w:pPr>
        <w:jc w:val="center"/>
        <w:rPr>
          <w:sz w:val="20"/>
          <w:szCs w:val="20"/>
        </w:rPr>
      </w:pPr>
      <w:r>
        <w:rPr>
          <w:rFonts w:ascii="Arial" w:eastAsia="Arial" w:hAnsi="Arial" w:cs="Arial"/>
          <w:szCs w:val="24"/>
        </w:rPr>
        <w:t xml:space="preserve">Exame de </w:t>
      </w:r>
      <w:r w:rsidR="00FB6D36">
        <w:rPr>
          <w:rFonts w:ascii="Arial" w:eastAsia="Arial" w:hAnsi="Arial" w:cs="Arial"/>
          <w:szCs w:val="24"/>
        </w:rPr>
        <w:t>Defesa</w:t>
      </w:r>
      <w:r w:rsidR="003A6E6B" w:rsidRPr="003A6E6B">
        <w:rPr>
          <w:rFonts w:ascii="Arial" w:eastAsia="Arial" w:hAnsi="Arial" w:cs="Arial"/>
          <w:szCs w:val="24"/>
        </w:rPr>
        <w:t xml:space="preserve"> </w:t>
      </w:r>
      <w:r>
        <w:rPr>
          <w:rFonts w:ascii="Arial" w:eastAsia="Arial" w:hAnsi="Arial" w:cs="Arial"/>
          <w:szCs w:val="24"/>
        </w:rPr>
        <w:t>de Mestrado</w:t>
      </w:r>
      <w:r w:rsidR="003A6E6B">
        <w:rPr>
          <w:rFonts w:ascii="Arial" w:eastAsia="Arial" w:hAnsi="Arial" w:cs="Arial"/>
          <w:szCs w:val="24"/>
        </w:rPr>
        <w:t xml:space="preserve"> | </w:t>
      </w:r>
      <w:r w:rsidR="003A6E6B" w:rsidRPr="003A6E6B">
        <w:rPr>
          <w:rFonts w:ascii="Arial" w:eastAsia="Arial" w:hAnsi="Arial" w:cs="Arial"/>
          <w:szCs w:val="24"/>
        </w:rPr>
        <w:t>(</w:t>
      </w:r>
      <w:r w:rsidR="00A73F90">
        <w:rPr>
          <w:rFonts w:ascii="Arial" w:eastAsia="Arial" w:hAnsi="Arial" w:cs="Arial"/>
          <w:szCs w:val="24"/>
        </w:rPr>
        <w:t>22</w:t>
      </w:r>
      <w:r w:rsidR="003A6E6B" w:rsidRPr="003A6E6B">
        <w:rPr>
          <w:rFonts w:ascii="Arial" w:eastAsia="Arial" w:hAnsi="Arial" w:cs="Arial"/>
          <w:szCs w:val="24"/>
        </w:rPr>
        <w:t>/</w:t>
      </w:r>
      <w:r w:rsidR="00FB6D36">
        <w:rPr>
          <w:rFonts w:ascii="Arial" w:eastAsia="Arial" w:hAnsi="Arial" w:cs="Arial"/>
          <w:szCs w:val="24"/>
        </w:rPr>
        <w:t>07</w:t>
      </w:r>
      <w:r w:rsidR="003A6E6B" w:rsidRPr="003A6E6B">
        <w:rPr>
          <w:rFonts w:ascii="Arial" w:eastAsia="Arial" w:hAnsi="Arial" w:cs="Arial"/>
          <w:szCs w:val="24"/>
        </w:rPr>
        <w:t>/</w:t>
      </w:r>
      <w:r w:rsidR="004E4512">
        <w:rPr>
          <w:rFonts w:ascii="Arial" w:eastAsia="Arial" w:hAnsi="Arial" w:cs="Arial"/>
          <w:szCs w:val="24"/>
        </w:rPr>
        <w:t>2022</w:t>
      </w:r>
      <w:r w:rsidR="003A6E6B" w:rsidRPr="003A6E6B">
        <w:rPr>
          <w:rFonts w:ascii="Arial" w:eastAsia="Arial" w:hAnsi="Arial" w:cs="Arial"/>
          <w:szCs w:val="24"/>
        </w:rPr>
        <w:t>)</w:t>
      </w:r>
    </w:p>
    <w:p w14:paraId="7975B4A7" w14:textId="77777777" w:rsidR="00E61755" w:rsidRDefault="00E61755" w:rsidP="00E206AE">
      <w:pPr>
        <w:spacing w:line="200" w:lineRule="exact"/>
        <w:jc w:val="center"/>
        <w:rPr>
          <w:szCs w:val="24"/>
        </w:rPr>
      </w:pPr>
    </w:p>
    <w:p w14:paraId="33A053CB" w14:textId="77777777" w:rsidR="00E61755" w:rsidRDefault="00E61755" w:rsidP="00E206AE">
      <w:pPr>
        <w:spacing w:line="200" w:lineRule="exact"/>
        <w:jc w:val="center"/>
        <w:rPr>
          <w:szCs w:val="24"/>
        </w:rPr>
      </w:pPr>
    </w:p>
    <w:p w14:paraId="258501A4" w14:textId="77777777" w:rsidR="00E61755" w:rsidRDefault="00E61755" w:rsidP="00E206AE">
      <w:pPr>
        <w:spacing w:line="200" w:lineRule="exact"/>
        <w:jc w:val="center"/>
        <w:rPr>
          <w:szCs w:val="24"/>
        </w:rPr>
      </w:pPr>
    </w:p>
    <w:p w14:paraId="7A9CBB5A" w14:textId="77777777" w:rsidR="00E61755" w:rsidRDefault="00E61755" w:rsidP="00E206AE">
      <w:pPr>
        <w:spacing w:line="200" w:lineRule="exact"/>
        <w:jc w:val="center"/>
        <w:rPr>
          <w:szCs w:val="24"/>
        </w:rPr>
      </w:pPr>
    </w:p>
    <w:p w14:paraId="69CC7689" w14:textId="77777777" w:rsidR="00E61755" w:rsidRDefault="00E61755" w:rsidP="00E206AE">
      <w:pPr>
        <w:spacing w:line="259" w:lineRule="exact"/>
        <w:jc w:val="center"/>
        <w:rPr>
          <w:szCs w:val="24"/>
        </w:rPr>
      </w:pPr>
    </w:p>
    <w:p w14:paraId="63EC55EF" w14:textId="180DED5C" w:rsidR="00E61755" w:rsidRPr="00D277F6" w:rsidRDefault="00E61755" w:rsidP="00E206AE">
      <w:pPr>
        <w:jc w:val="center"/>
        <w:rPr>
          <w:sz w:val="32"/>
          <w:szCs w:val="32"/>
        </w:rPr>
      </w:pPr>
      <w:r w:rsidRPr="00D277F6">
        <w:rPr>
          <w:rFonts w:eastAsia="Times New Roman"/>
          <w:b/>
          <w:bCs/>
          <w:sz w:val="32"/>
          <w:szCs w:val="32"/>
        </w:rPr>
        <w:t>THIAGO DO CARMO NUNES</w:t>
      </w:r>
    </w:p>
    <w:p w14:paraId="7CA9AECD" w14:textId="77777777" w:rsidR="00E61755" w:rsidRDefault="00E61755" w:rsidP="00E206AE">
      <w:pPr>
        <w:spacing w:line="200" w:lineRule="exact"/>
        <w:jc w:val="center"/>
        <w:rPr>
          <w:szCs w:val="24"/>
        </w:rPr>
      </w:pPr>
    </w:p>
    <w:p w14:paraId="6B21B496" w14:textId="77777777" w:rsidR="00E61755" w:rsidRDefault="00E61755" w:rsidP="003064F2">
      <w:pPr>
        <w:spacing w:line="200" w:lineRule="exact"/>
        <w:rPr>
          <w:szCs w:val="24"/>
        </w:rPr>
      </w:pPr>
    </w:p>
    <w:p w14:paraId="0719BC75" w14:textId="77777777" w:rsidR="00E61755" w:rsidRDefault="00E61755" w:rsidP="00E206AE">
      <w:pPr>
        <w:spacing w:line="200" w:lineRule="exact"/>
        <w:jc w:val="center"/>
        <w:rPr>
          <w:szCs w:val="24"/>
        </w:rPr>
      </w:pPr>
    </w:p>
    <w:p w14:paraId="4F41E280" w14:textId="391A7C78" w:rsidR="00E61755" w:rsidRPr="003A6E6B" w:rsidRDefault="00667DC9" w:rsidP="003A6E6B">
      <w:pPr>
        <w:jc w:val="center"/>
        <w:rPr>
          <w:b/>
          <w:bCs/>
          <w:sz w:val="32"/>
          <w:szCs w:val="32"/>
        </w:rPr>
      </w:pPr>
      <w:r w:rsidRPr="003A6E6B">
        <w:rPr>
          <w:b/>
          <w:bCs/>
          <w:sz w:val="32"/>
          <w:szCs w:val="32"/>
        </w:rPr>
        <w:t>COMPARAÇÃO DA PERFORMANCE PREDITIVA DE MODELOS ARIMA, VAR E VEC EM S</w:t>
      </w:r>
      <w:r w:rsidR="00191A35">
        <w:rPr>
          <w:b/>
          <w:bCs/>
          <w:sz w:val="32"/>
          <w:szCs w:val="32"/>
        </w:rPr>
        <w:t>É</w:t>
      </w:r>
      <w:r w:rsidRPr="003A6E6B">
        <w:rPr>
          <w:b/>
          <w:bCs/>
          <w:sz w:val="32"/>
          <w:szCs w:val="32"/>
        </w:rPr>
        <w:t>RIES TEMPORAIS COINTEGRADAS</w:t>
      </w:r>
    </w:p>
    <w:p w14:paraId="2D9B3021" w14:textId="77777777" w:rsidR="00E61755" w:rsidRDefault="00E61755" w:rsidP="00E206AE">
      <w:pPr>
        <w:spacing w:line="200" w:lineRule="exact"/>
        <w:jc w:val="center"/>
        <w:rPr>
          <w:szCs w:val="24"/>
        </w:rPr>
      </w:pPr>
    </w:p>
    <w:p w14:paraId="35921D7B" w14:textId="77777777" w:rsidR="00E61755" w:rsidRDefault="00E61755" w:rsidP="00E206AE">
      <w:pPr>
        <w:spacing w:line="200" w:lineRule="exact"/>
        <w:jc w:val="center"/>
        <w:rPr>
          <w:szCs w:val="24"/>
        </w:rPr>
      </w:pPr>
    </w:p>
    <w:p w14:paraId="4181DA11" w14:textId="77777777" w:rsidR="00E61755" w:rsidRDefault="00E61755" w:rsidP="00E206AE">
      <w:pPr>
        <w:spacing w:line="200" w:lineRule="exact"/>
        <w:jc w:val="center"/>
        <w:rPr>
          <w:szCs w:val="24"/>
        </w:rPr>
      </w:pPr>
    </w:p>
    <w:p w14:paraId="2D97849C" w14:textId="77777777" w:rsidR="00E61755" w:rsidRDefault="00E61755" w:rsidP="00E206AE">
      <w:pPr>
        <w:spacing w:line="200" w:lineRule="exact"/>
        <w:jc w:val="center"/>
        <w:rPr>
          <w:szCs w:val="24"/>
        </w:rPr>
      </w:pPr>
    </w:p>
    <w:p w14:paraId="28C7249F" w14:textId="77777777" w:rsidR="00E61755" w:rsidRDefault="00E61755" w:rsidP="00E206AE">
      <w:pPr>
        <w:spacing w:line="200" w:lineRule="exact"/>
        <w:jc w:val="center"/>
        <w:rPr>
          <w:szCs w:val="24"/>
        </w:rPr>
      </w:pPr>
    </w:p>
    <w:p w14:paraId="7AD4BA54" w14:textId="77777777" w:rsidR="00E61755" w:rsidRDefault="00E61755" w:rsidP="00E206AE">
      <w:pPr>
        <w:spacing w:line="200" w:lineRule="exact"/>
        <w:jc w:val="center"/>
        <w:rPr>
          <w:szCs w:val="24"/>
        </w:rPr>
      </w:pPr>
    </w:p>
    <w:p w14:paraId="4DFD2F29" w14:textId="77777777" w:rsidR="00E61755" w:rsidRDefault="00E61755" w:rsidP="00E206AE">
      <w:pPr>
        <w:spacing w:line="200" w:lineRule="exact"/>
        <w:jc w:val="center"/>
        <w:rPr>
          <w:szCs w:val="24"/>
        </w:rPr>
      </w:pPr>
    </w:p>
    <w:p w14:paraId="05072179" w14:textId="77777777" w:rsidR="00E61755" w:rsidRDefault="00E61755" w:rsidP="00E206AE">
      <w:pPr>
        <w:spacing w:line="200" w:lineRule="exact"/>
        <w:jc w:val="center"/>
        <w:rPr>
          <w:szCs w:val="24"/>
        </w:rPr>
      </w:pPr>
    </w:p>
    <w:p w14:paraId="065CD0C9" w14:textId="31C2602C" w:rsidR="00E206AE" w:rsidRDefault="00E206AE" w:rsidP="003A6E6B">
      <w:pPr>
        <w:spacing w:line="200" w:lineRule="exact"/>
        <w:rPr>
          <w:szCs w:val="24"/>
        </w:rPr>
      </w:pPr>
    </w:p>
    <w:p w14:paraId="08F057D2" w14:textId="690B38D1" w:rsidR="00E206AE" w:rsidRDefault="00E206AE" w:rsidP="00E206AE">
      <w:pPr>
        <w:spacing w:line="200" w:lineRule="exact"/>
        <w:jc w:val="center"/>
        <w:rPr>
          <w:szCs w:val="24"/>
        </w:rPr>
      </w:pPr>
    </w:p>
    <w:p w14:paraId="6E8F8B7B" w14:textId="13E6DA8F" w:rsidR="003064F2" w:rsidRDefault="003064F2" w:rsidP="00E206AE">
      <w:pPr>
        <w:spacing w:line="200" w:lineRule="exact"/>
        <w:jc w:val="center"/>
        <w:rPr>
          <w:szCs w:val="24"/>
        </w:rPr>
      </w:pPr>
    </w:p>
    <w:p w14:paraId="1A5B5095" w14:textId="77777777" w:rsidR="003064F2" w:rsidRDefault="003064F2" w:rsidP="00E206AE">
      <w:pPr>
        <w:spacing w:line="200" w:lineRule="exact"/>
        <w:jc w:val="center"/>
        <w:rPr>
          <w:szCs w:val="24"/>
        </w:rPr>
      </w:pPr>
    </w:p>
    <w:p w14:paraId="685BA9CB" w14:textId="5FBC7D5D" w:rsidR="00E206AE" w:rsidRDefault="00E206AE" w:rsidP="00E206AE">
      <w:pPr>
        <w:spacing w:line="200" w:lineRule="exact"/>
        <w:jc w:val="center"/>
        <w:rPr>
          <w:szCs w:val="24"/>
        </w:rPr>
      </w:pPr>
    </w:p>
    <w:p w14:paraId="5D224222" w14:textId="77777777" w:rsidR="003A6E6B" w:rsidRDefault="003A6E6B" w:rsidP="00E206AE">
      <w:pPr>
        <w:spacing w:line="200" w:lineRule="exact"/>
        <w:jc w:val="center"/>
        <w:rPr>
          <w:szCs w:val="24"/>
        </w:rPr>
      </w:pPr>
    </w:p>
    <w:p w14:paraId="414F563A" w14:textId="77777777" w:rsidR="003A6E6B" w:rsidRDefault="003A6E6B" w:rsidP="00E206AE">
      <w:pPr>
        <w:spacing w:line="200" w:lineRule="exact"/>
        <w:jc w:val="center"/>
        <w:rPr>
          <w:szCs w:val="24"/>
        </w:rPr>
      </w:pPr>
    </w:p>
    <w:p w14:paraId="6ABC9567" w14:textId="77777777" w:rsidR="003A6E6B" w:rsidRDefault="003A6E6B" w:rsidP="003A6E6B">
      <w:pPr>
        <w:spacing w:line="200" w:lineRule="exact"/>
        <w:jc w:val="center"/>
        <w:rPr>
          <w:szCs w:val="24"/>
        </w:rPr>
      </w:pPr>
    </w:p>
    <w:p w14:paraId="1B964E7B" w14:textId="77777777" w:rsidR="00E206AE" w:rsidRDefault="00E206AE" w:rsidP="00E206AE">
      <w:pPr>
        <w:spacing w:line="200" w:lineRule="exact"/>
        <w:jc w:val="center"/>
        <w:rPr>
          <w:szCs w:val="24"/>
        </w:rPr>
      </w:pPr>
    </w:p>
    <w:p w14:paraId="23FF2B77" w14:textId="77777777" w:rsidR="00E61755" w:rsidRDefault="00E61755" w:rsidP="00E206AE">
      <w:pPr>
        <w:jc w:val="center"/>
        <w:rPr>
          <w:rFonts w:ascii="Arial" w:eastAsia="Arial" w:hAnsi="Arial" w:cs="Arial"/>
          <w:szCs w:val="24"/>
        </w:rPr>
      </w:pPr>
      <w:r>
        <w:rPr>
          <w:rFonts w:ascii="Arial" w:eastAsia="Arial" w:hAnsi="Arial" w:cs="Arial"/>
          <w:szCs w:val="24"/>
        </w:rPr>
        <w:t>São Bernardo do Campo</w:t>
      </w:r>
    </w:p>
    <w:p w14:paraId="3439B873" w14:textId="1CE64014" w:rsidR="003A6E6B" w:rsidRDefault="00E206AE" w:rsidP="00E206AE">
      <w:pPr>
        <w:jc w:val="center"/>
        <w:rPr>
          <w:rFonts w:ascii="Arial" w:eastAsia="Arial" w:hAnsi="Arial" w:cs="Arial"/>
          <w:b/>
          <w:bCs/>
          <w:szCs w:val="24"/>
        </w:rPr>
      </w:pPr>
      <w:r w:rsidRPr="00E206AE">
        <w:rPr>
          <w:rFonts w:ascii="Arial" w:eastAsia="Arial" w:hAnsi="Arial" w:cs="Arial"/>
          <w:b/>
          <w:bCs/>
          <w:szCs w:val="24"/>
        </w:rPr>
        <w:t>202</w:t>
      </w:r>
      <w:r w:rsidR="00667DC9">
        <w:rPr>
          <w:rFonts w:ascii="Arial" w:eastAsia="Arial" w:hAnsi="Arial" w:cs="Arial"/>
          <w:b/>
          <w:bCs/>
          <w:szCs w:val="24"/>
        </w:rPr>
        <w:t>2</w:t>
      </w:r>
    </w:p>
    <w:p w14:paraId="79819C0D" w14:textId="77777777" w:rsidR="003A6E6B" w:rsidRDefault="003A6E6B">
      <w:pPr>
        <w:jc w:val="left"/>
        <w:rPr>
          <w:rFonts w:ascii="Arial" w:eastAsia="Arial" w:hAnsi="Arial" w:cs="Arial"/>
          <w:b/>
          <w:bCs/>
          <w:szCs w:val="24"/>
        </w:rPr>
      </w:pPr>
      <w:r>
        <w:rPr>
          <w:rFonts w:ascii="Arial" w:eastAsia="Arial" w:hAnsi="Arial" w:cs="Arial"/>
          <w:b/>
          <w:bCs/>
          <w:szCs w:val="24"/>
        </w:rPr>
        <w:br w:type="page"/>
      </w:r>
    </w:p>
    <w:p w14:paraId="20CC0E93" w14:textId="77777777" w:rsidR="00E61755" w:rsidRPr="00E206AE" w:rsidRDefault="00E61755" w:rsidP="00E206AE">
      <w:pPr>
        <w:jc w:val="center"/>
        <w:rPr>
          <w:rFonts w:ascii="Arial" w:eastAsia="Arial" w:hAnsi="Arial" w:cs="Arial"/>
          <w:b/>
          <w:bCs/>
          <w:szCs w:val="24"/>
        </w:rPr>
        <w:sectPr w:rsidR="00E61755" w:rsidRPr="00E206AE" w:rsidSect="00E61755">
          <w:type w:val="continuous"/>
          <w:pgSz w:w="11900" w:h="16838"/>
          <w:pgMar w:top="1440" w:right="1440" w:bottom="924" w:left="1440" w:header="0" w:footer="0" w:gutter="0"/>
          <w:cols w:space="720"/>
        </w:sectPr>
      </w:pPr>
    </w:p>
    <w:p w14:paraId="4B693911" w14:textId="77777777" w:rsidR="00E206AE" w:rsidRDefault="00E206AE" w:rsidP="00E206AE">
      <w:pPr>
        <w:spacing w:line="229" w:lineRule="exact"/>
        <w:rPr>
          <w:sz w:val="20"/>
          <w:szCs w:val="20"/>
        </w:rPr>
      </w:pPr>
    </w:p>
    <w:p w14:paraId="1EBF2CC6" w14:textId="290969B1" w:rsidR="00E206AE" w:rsidRDefault="00E206AE" w:rsidP="003064F2">
      <w:pPr>
        <w:jc w:val="center"/>
        <w:rPr>
          <w:sz w:val="20"/>
          <w:szCs w:val="20"/>
        </w:rPr>
      </w:pPr>
      <w:r>
        <w:rPr>
          <w:rFonts w:ascii="Times New Roman" w:eastAsia="Times New Roman" w:hAnsi="Times New Roman" w:cs="Times New Roman"/>
          <w:b/>
          <w:bCs/>
          <w:szCs w:val="24"/>
        </w:rPr>
        <w:t>THIAGO DO CARMO NUNES</w:t>
      </w:r>
    </w:p>
    <w:p w14:paraId="27257B7A" w14:textId="77777777" w:rsidR="00E206AE" w:rsidRDefault="00E206AE" w:rsidP="003064F2">
      <w:pPr>
        <w:spacing w:line="200" w:lineRule="exact"/>
        <w:jc w:val="center"/>
        <w:rPr>
          <w:sz w:val="20"/>
          <w:szCs w:val="20"/>
        </w:rPr>
      </w:pPr>
    </w:p>
    <w:p w14:paraId="63FEBF1A" w14:textId="77777777" w:rsidR="00E206AE" w:rsidRDefault="00E206AE" w:rsidP="003064F2">
      <w:pPr>
        <w:spacing w:line="200" w:lineRule="exact"/>
        <w:jc w:val="center"/>
        <w:rPr>
          <w:sz w:val="20"/>
          <w:szCs w:val="20"/>
        </w:rPr>
      </w:pPr>
    </w:p>
    <w:p w14:paraId="1DB9D03F" w14:textId="77777777" w:rsidR="00E206AE" w:rsidRDefault="00E206AE" w:rsidP="003064F2">
      <w:pPr>
        <w:spacing w:line="200" w:lineRule="exact"/>
        <w:jc w:val="center"/>
        <w:rPr>
          <w:sz w:val="20"/>
          <w:szCs w:val="20"/>
        </w:rPr>
      </w:pPr>
    </w:p>
    <w:p w14:paraId="7C76B782" w14:textId="77777777" w:rsidR="00E206AE" w:rsidRDefault="00E206AE" w:rsidP="003064F2">
      <w:pPr>
        <w:spacing w:line="200" w:lineRule="exact"/>
        <w:jc w:val="center"/>
        <w:rPr>
          <w:sz w:val="20"/>
          <w:szCs w:val="20"/>
        </w:rPr>
      </w:pPr>
    </w:p>
    <w:p w14:paraId="716AE006" w14:textId="77777777" w:rsidR="00E206AE" w:rsidRDefault="00E206AE" w:rsidP="003064F2">
      <w:pPr>
        <w:spacing w:line="221" w:lineRule="exact"/>
        <w:jc w:val="center"/>
        <w:rPr>
          <w:sz w:val="20"/>
          <w:szCs w:val="20"/>
        </w:rPr>
      </w:pPr>
    </w:p>
    <w:p w14:paraId="4293F988" w14:textId="77777777" w:rsidR="00667DC9" w:rsidRDefault="00667DC9" w:rsidP="00667DC9">
      <w:pPr>
        <w:spacing w:line="200" w:lineRule="exact"/>
        <w:jc w:val="center"/>
        <w:rPr>
          <w:szCs w:val="24"/>
        </w:rPr>
      </w:pPr>
    </w:p>
    <w:p w14:paraId="41D8B4F7" w14:textId="448E816F" w:rsidR="00667DC9" w:rsidRPr="00667DC9" w:rsidRDefault="00667DC9" w:rsidP="00667DC9">
      <w:pPr>
        <w:jc w:val="center"/>
        <w:rPr>
          <w:b/>
          <w:bCs/>
          <w:sz w:val="28"/>
          <w:szCs w:val="28"/>
        </w:rPr>
      </w:pPr>
      <w:r w:rsidRPr="00667DC9">
        <w:rPr>
          <w:b/>
          <w:bCs/>
          <w:sz w:val="28"/>
          <w:szCs w:val="28"/>
        </w:rPr>
        <w:t>COMPARAÇÃO DA PERFORMANCE PREDITIVA DE MODELOS ARIMA, VAR E VEC EM S</w:t>
      </w:r>
      <w:r w:rsidR="00191A35">
        <w:rPr>
          <w:b/>
          <w:bCs/>
          <w:sz w:val="28"/>
          <w:szCs w:val="28"/>
        </w:rPr>
        <w:t>É</w:t>
      </w:r>
      <w:r w:rsidRPr="00667DC9">
        <w:rPr>
          <w:b/>
          <w:bCs/>
          <w:sz w:val="28"/>
          <w:szCs w:val="28"/>
        </w:rPr>
        <w:t>RIES TEMPORAIS COINTEGRADAS</w:t>
      </w:r>
    </w:p>
    <w:p w14:paraId="08552EFF" w14:textId="77777777" w:rsidR="00E206AE" w:rsidRDefault="00E206AE" w:rsidP="00E206AE">
      <w:pPr>
        <w:spacing w:line="200" w:lineRule="exact"/>
        <w:rPr>
          <w:sz w:val="20"/>
          <w:szCs w:val="20"/>
        </w:rPr>
      </w:pPr>
    </w:p>
    <w:p w14:paraId="46F89F10" w14:textId="77777777" w:rsidR="00E206AE" w:rsidRDefault="00E206AE" w:rsidP="00E206AE">
      <w:pPr>
        <w:spacing w:line="200" w:lineRule="exact"/>
        <w:rPr>
          <w:sz w:val="20"/>
          <w:szCs w:val="20"/>
        </w:rPr>
      </w:pPr>
    </w:p>
    <w:p w14:paraId="4AFB0C04" w14:textId="77777777" w:rsidR="00E206AE" w:rsidRDefault="00E206AE" w:rsidP="00E206AE">
      <w:pPr>
        <w:spacing w:line="200" w:lineRule="exact"/>
        <w:rPr>
          <w:sz w:val="20"/>
          <w:szCs w:val="20"/>
        </w:rPr>
      </w:pPr>
    </w:p>
    <w:p w14:paraId="1C08E22D" w14:textId="77777777" w:rsidR="00E206AE" w:rsidRDefault="00E206AE" w:rsidP="00E206AE">
      <w:pPr>
        <w:spacing w:line="200" w:lineRule="exact"/>
        <w:rPr>
          <w:sz w:val="20"/>
          <w:szCs w:val="20"/>
        </w:rPr>
      </w:pPr>
    </w:p>
    <w:p w14:paraId="1BD9A155" w14:textId="77777777" w:rsidR="00E206AE" w:rsidRDefault="00E206AE" w:rsidP="00E206AE">
      <w:pPr>
        <w:spacing w:line="200" w:lineRule="exact"/>
        <w:rPr>
          <w:sz w:val="20"/>
          <w:szCs w:val="20"/>
        </w:rPr>
      </w:pPr>
    </w:p>
    <w:p w14:paraId="070EEA36" w14:textId="77777777" w:rsidR="00E206AE" w:rsidRDefault="00E206AE" w:rsidP="00E206AE">
      <w:pPr>
        <w:spacing w:line="300" w:lineRule="exact"/>
        <w:rPr>
          <w:sz w:val="20"/>
          <w:szCs w:val="20"/>
        </w:rPr>
      </w:pPr>
    </w:p>
    <w:p w14:paraId="623BD329" w14:textId="4A40CA04" w:rsidR="00E206AE" w:rsidRPr="00D277F6" w:rsidRDefault="00E206AE" w:rsidP="00E206AE">
      <w:pPr>
        <w:spacing w:line="386" w:lineRule="auto"/>
        <w:ind w:left="4480"/>
        <w:rPr>
          <w:szCs w:val="24"/>
        </w:rPr>
      </w:pPr>
      <w:r w:rsidRPr="00D277F6">
        <w:rPr>
          <w:rFonts w:ascii="Arial" w:eastAsia="Arial" w:hAnsi="Arial" w:cs="Arial"/>
          <w:szCs w:val="24"/>
        </w:rPr>
        <w:t xml:space="preserve">Exame de </w:t>
      </w:r>
      <w:r w:rsidR="00FC4640">
        <w:rPr>
          <w:rFonts w:ascii="Arial" w:eastAsia="Arial" w:hAnsi="Arial" w:cs="Arial"/>
          <w:szCs w:val="24"/>
        </w:rPr>
        <w:t>Defesa</w:t>
      </w:r>
      <w:r w:rsidRPr="00D277F6">
        <w:rPr>
          <w:rFonts w:ascii="Arial" w:eastAsia="Arial" w:hAnsi="Arial" w:cs="Arial"/>
          <w:szCs w:val="24"/>
        </w:rPr>
        <w:t xml:space="preserve"> apresentado ao Programa de Pós-Graduação em </w:t>
      </w:r>
      <w:r w:rsidR="003064F2" w:rsidRPr="00D277F6">
        <w:rPr>
          <w:rFonts w:ascii="Arial" w:eastAsia="Arial" w:hAnsi="Arial" w:cs="Arial"/>
          <w:szCs w:val="24"/>
        </w:rPr>
        <w:t xml:space="preserve">Economia </w:t>
      </w:r>
      <w:r w:rsidRPr="00D277F6">
        <w:rPr>
          <w:rFonts w:ascii="Arial" w:eastAsia="Arial" w:hAnsi="Arial" w:cs="Arial"/>
          <w:szCs w:val="24"/>
        </w:rPr>
        <w:t xml:space="preserve">da Universidade Federal do ABC como requisito final à obtenção do título de Mestre em </w:t>
      </w:r>
      <w:r w:rsidR="003064F2" w:rsidRPr="00D277F6">
        <w:rPr>
          <w:rFonts w:ascii="Arial" w:eastAsia="Arial" w:hAnsi="Arial" w:cs="Arial"/>
          <w:szCs w:val="24"/>
        </w:rPr>
        <w:t>Economia</w:t>
      </w:r>
      <w:r w:rsidRPr="00D277F6">
        <w:rPr>
          <w:rFonts w:ascii="Arial" w:eastAsia="Arial" w:hAnsi="Arial" w:cs="Arial"/>
          <w:szCs w:val="24"/>
        </w:rPr>
        <w:t>.</w:t>
      </w:r>
    </w:p>
    <w:p w14:paraId="2C20B8EB" w14:textId="77777777" w:rsidR="00E206AE" w:rsidRDefault="00E206AE" w:rsidP="00E206AE">
      <w:pPr>
        <w:spacing w:line="200" w:lineRule="exact"/>
        <w:rPr>
          <w:sz w:val="20"/>
          <w:szCs w:val="20"/>
        </w:rPr>
      </w:pPr>
    </w:p>
    <w:p w14:paraId="7E62CDDC" w14:textId="77777777" w:rsidR="00E206AE" w:rsidRDefault="00E206AE" w:rsidP="00E206AE">
      <w:pPr>
        <w:spacing w:line="200" w:lineRule="exact"/>
        <w:rPr>
          <w:sz w:val="20"/>
          <w:szCs w:val="20"/>
        </w:rPr>
      </w:pPr>
    </w:p>
    <w:p w14:paraId="4211AECF" w14:textId="77777777" w:rsidR="00E206AE" w:rsidRDefault="00E206AE" w:rsidP="00E206AE">
      <w:pPr>
        <w:spacing w:line="200" w:lineRule="exact"/>
        <w:rPr>
          <w:sz w:val="20"/>
          <w:szCs w:val="20"/>
        </w:rPr>
      </w:pPr>
    </w:p>
    <w:p w14:paraId="3B6C1B55" w14:textId="77777777" w:rsidR="00E206AE" w:rsidRDefault="00E206AE" w:rsidP="003064F2">
      <w:pPr>
        <w:spacing w:line="200" w:lineRule="exact"/>
        <w:jc w:val="center"/>
        <w:rPr>
          <w:sz w:val="20"/>
          <w:szCs w:val="20"/>
        </w:rPr>
      </w:pPr>
    </w:p>
    <w:p w14:paraId="5CCA328A" w14:textId="37095418" w:rsidR="00E206AE" w:rsidRPr="00C37F6B" w:rsidRDefault="00E206AE" w:rsidP="003064F2">
      <w:pPr>
        <w:jc w:val="center"/>
        <w:rPr>
          <w:rFonts w:ascii="Arial" w:eastAsia="Arial" w:hAnsi="Arial" w:cs="Arial"/>
          <w:szCs w:val="24"/>
        </w:rPr>
      </w:pPr>
      <w:r w:rsidRPr="00C37F6B">
        <w:rPr>
          <w:rFonts w:ascii="Arial" w:eastAsia="Arial" w:hAnsi="Arial" w:cs="Arial"/>
          <w:szCs w:val="24"/>
        </w:rPr>
        <w:t xml:space="preserve">Orientador: Prof. Dr. </w:t>
      </w:r>
      <w:r w:rsidR="003064F2" w:rsidRPr="00C37F6B">
        <w:rPr>
          <w:rFonts w:ascii="Arial" w:eastAsia="Arial" w:hAnsi="Arial" w:cs="Arial"/>
          <w:szCs w:val="24"/>
        </w:rPr>
        <w:t>Guilherme de Oliveira Lima Cagliari Marques</w:t>
      </w:r>
    </w:p>
    <w:p w14:paraId="7BEBFA60" w14:textId="26F13707" w:rsidR="003064F2" w:rsidRDefault="003064F2" w:rsidP="003064F2">
      <w:pPr>
        <w:jc w:val="center"/>
        <w:rPr>
          <w:rFonts w:ascii="Arial" w:eastAsia="Arial" w:hAnsi="Arial" w:cs="Arial"/>
          <w:b/>
          <w:bCs/>
          <w:szCs w:val="24"/>
        </w:rPr>
      </w:pPr>
    </w:p>
    <w:p w14:paraId="0ED8CEA7" w14:textId="2E7C9E9B" w:rsidR="003064F2" w:rsidRDefault="003064F2" w:rsidP="003064F2">
      <w:pPr>
        <w:jc w:val="center"/>
        <w:rPr>
          <w:rFonts w:ascii="Arial" w:eastAsia="Arial" w:hAnsi="Arial" w:cs="Arial"/>
          <w:b/>
          <w:bCs/>
          <w:szCs w:val="24"/>
        </w:rPr>
      </w:pPr>
    </w:p>
    <w:p w14:paraId="7DDD7426" w14:textId="33BDDFD3" w:rsidR="003064F2" w:rsidRDefault="003064F2" w:rsidP="003064F2">
      <w:pPr>
        <w:jc w:val="center"/>
        <w:rPr>
          <w:rFonts w:ascii="Arial" w:eastAsia="Arial" w:hAnsi="Arial" w:cs="Arial"/>
          <w:b/>
          <w:bCs/>
          <w:szCs w:val="24"/>
        </w:rPr>
      </w:pPr>
    </w:p>
    <w:p w14:paraId="16406B9C" w14:textId="406CFDDD" w:rsidR="003064F2" w:rsidRDefault="003064F2" w:rsidP="003064F2">
      <w:pPr>
        <w:jc w:val="center"/>
        <w:rPr>
          <w:rFonts w:ascii="Arial" w:eastAsia="Arial" w:hAnsi="Arial" w:cs="Arial"/>
          <w:b/>
          <w:bCs/>
          <w:szCs w:val="24"/>
        </w:rPr>
      </w:pPr>
    </w:p>
    <w:p w14:paraId="3E367857" w14:textId="4AB3687D" w:rsidR="003064F2" w:rsidRDefault="003064F2" w:rsidP="00D277F6">
      <w:pPr>
        <w:rPr>
          <w:rFonts w:ascii="Arial" w:eastAsia="Arial" w:hAnsi="Arial" w:cs="Arial"/>
          <w:b/>
          <w:bCs/>
          <w:szCs w:val="24"/>
        </w:rPr>
      </w:pPr>
    </w:p>
    <w:p w14:paraId="58AA7187" w14:textId="77777777" w:rsidR="003064F2" w:rsidRDefault="003064F2" w:rsidP="003064F2">
      <w:pPr>
        <w:jc w:val="center"/>
        <w:rPr>
          <w:sz w:val="20"/>
          <w:szCs w:val="20"/>
        </w:rPr>
      </w:pPr>
    </w:p>
    <w:p w14:paraId="44951E2D" w14:textId="77777777" w:rsidR="003064F2" w:rsidRDefault="003064F2" w:rsidP="003064F2">
      <w:pPr>
        <w:jc w:val="center"/>
        <w:rPr>
          <w:rFonts w:ascii="Arial" w:eastAsia="Arial" w:hAnsi="Arial" w:cs="Arial"/>
          <w:szCs w:val="24"/>
        </w:rPr>
      </w:pPr>
      <w:r>
        <w:rPr>
          <w:rFonts w:ascii="Arial" w:eastAsia="Arial" w:hAnsi="Arial" w:cs="Arial"/>
          <w:szCs w:val="24"/>
        </w:rPr>
        <w:t>São Bernardo do Campo</w:t>
      </w:r>
    </w:p>
    <w:p w14:paraId="27B36F94" w14:textId="55687DA9" w:rsidR="003064F2" w:rsidRPr="00E206AE" w:rsidRDefault="003064F2" w:rsidP="003064F2">
      <w:pPr>
        <w:jc w:val="center"/>
        <w:rPr>
          <w:rFonts w:ascii="Arial" w:eastAsia="Arial" w:hAnsi="Arial" w:cs="Arial"/>
          <w:b/>
          <w:bCs/>
          <w:szCs w:val="24"/>
        </w:rPr>
        <w:sectPr w:rsidR="003064F2" w:rsidRPr="00E206AE" w:rsidSect="00E61755">
          <w:type w:val="continuous"/>
          <w:pgSz w:w="11900" w:h="16838"/>
          <w:pgMar w:top="1440" w:right="1440" w:bottom="924" w:left="1440" w:header="0" w:footer="0" w:gutter="0"/>
          <w:cols w:space="720"/>
        </w:sectPr>
      </w:pPr>
      <w:r w:rsidRPr="00E206AE">
        <w:rPr>
          <w:rFonts w:ascii="Arial" w:eastAsia="Arial" w:hAnsi="Arial" w:cs="Arial"/>
          <w:b/>
          <w:bCs/>
          <w:szCs w:val="24"/>
        </w:rPr>
        <w:t>202</w:t>
      </w:r>
      <w:r w:rsidR="00667DC9">
        <w:rPr>
          <w:rFonts w:ascii="Arial" w:eastAsia="Arial" w:hAnsi="Arial" w:cs="Arial"/>
          <w:b/>
          <w:bCs/>
          <w:szCs w:val="24"/>
        </w:rPr>
        <w:t>2</w:t>
      </w:r>
    </w:p>
    <w:p w14:paraId="5838BB67" w14:textId="0EAC35F8" w:rsidR="00E206AE" w:rsidRDefault="00E206AE" w:rsidP="00E206AE">
      <w:pPr>
        <w:spacing w:line="200" w:lineRule="exact"/>
        <w:rPr>
          <w:sz w:val="20"/>
          <w:szCs w:val="20"/>
        </w:rPr>
      </w:pPr>
    </w:p>
    <w:p w14:paraId="7F9F33EC" w14:textId="1997D3DB" w:rsidR="00B716B5" w:rsidRDefault="00B716B5" w:rsidP="00E206AE">
      <w:pPr>
        <w:spacing w:line="200" w:lineRule="exact"/>
        <w:rPr>
          <w:sz w:val="20"/>
          <w:szCs w:val="20"/>
        </w:rPr>
      </w:pPr>
    </w:p>
    <w:p w14:paraId="70A73A6B" w14:textId="5A790E1C" w:rsidR="00B716B5" w:rsidRDefault="00B716B5" w:rsidP="00E206AE">
      <w:pPr>
        <w:spacing w:line="200" w:lineRule="exact"/>
        <w:rPr>
          <w:sz w:val="20"/>
          <w:szCs w:val="20"/>
        </w:rPr>
      </w:pPr>
    </w:p>
    <w:p w14:paraId="711F3018" w14:textId="54850673" w:rsidR="00B716B5" w:rsidRDefault="00B716B5" w:rsidP="00E206AE">
      <w:pPr>
        <w:spacing w:line="200" w:lineRule="exact"/>
        <w:rPr>
          <w:sz w:val="20"/>
          <w:szCs w:val="20"/>
        </w:rPr>
      </w:pPr>
    </w:p>
    <w:p w14:paraId="0E553BD4" w14:textId="76E4E384" w:rsidR="00B716B5" w:rsidRDefault="00B716B5" w:rsidP="00E206AE">
      <w:pPr>
        <w:spacing w:line="200" w:lineRule="exact"/>
        <w:rPr>
          <w:sz w:val="20"/>
          <w:szCs w:val="20"/>
        </w:rPr>
      </w:pPr>
    </w:p>
    <w:p w14:paraId="45F9454D" w14:textId="06E468AD" w:rsidR="00B716B5" w:rsidRDefault="00B716B5" w:rsidP="00E206AE">
      <w:pPr>
        <w:spacing w:line="200" w:lineRule="exact"/>
        <w:rPr>
          <w:sz w:val="20"/>
          <w:szCs w:val="20"/>
        </w:rPr>
      </w:pPr>
    </w:p>
    <w:p w14:paraId="03907630" w14:textId="5812D1E6" w:rsidR="00B716B5" w:rsidRDefault="00B716B5" w:rsidP="00E206AE">
      <w:pPr>
        <w:spacing w:line="200" w:lineRule="exact"/>
        <w:rPr>
          <w:sz w:val="20"/>
          <w:szCs w:val="20"/>
        </w:rPr>
      </w:pPr>
    </w:p>
    <w:p w14:paraId="650B42D0" w14:textId="7C0F12BB" w:rsidR="00B716B5" w:rsidRDefault="00B716B5" w:rsidP="00E206AE">
      <w:pPr>
        <w:spacing w:line="200" w:lineRule="exact"/>
        <w:rPr>
          <w:sz w:val="20"/>
          <w:szCs w:val="20"/>
        </w:rPr>
      </w:pPr>
    </w:p>
    <w:p w14:paraId="694E82B9" w14:textId="03F9D78A" w:rsidR="00B716B5" w:rsidRDefault="00B716B5" w:rsidP="00E206AE">
      <w:pPr>
        <w:spacing w:line="200" w:lineRule="exact"/>
        <w:rPr>
          <w:sz w:val="20"/>
          <w:szCs w:val="20"/>
        </w:rPr>
      </w:pPr>
    </w:p>
    <w:p w14:paraId="22CE84ED" w14:textId="67CE4FFD" w:rsidR="00B716B5" w:rsidRDefault="00B716B5" w:rsidP="00E206AE">
      <w:pPr>
        <w:spacing w:line="200" w:lineRule="exact"/>
        <w:rPr>
          <w:sz w:val="20"/>
          <w:szCs w:val="20"/>
        </w:rPr>
      </w:pPr>
    </w:p>
    <w:p w14:paraId="70DF7938" w14:textId="483A5127" w:rsidR="00B716B5" w:rsidRDefault="00B716B5" w:rsidP="00E206AE">
      <w:pPr>
        <w:spacing w:line="200" w:lineRule="exact"/>
        <w:rPr>
          <w:sz w:val="20"/>
          <w:szCs w:val="20"/>
        </w:rPr>
      </w:pPr>
    </w:p>
    <w:p w14:paraId="00483018" w14:textId="6C69C3E9" w:rsidR="00B716B5" w:rsidRDefault="00B716B5" w:rsidP="00E206AE">
      <w:pPr>
        <w:spacing w:line="200" w:lineRule="exact"/>
        <w:rPr>
          <w:sz w:val="20"/>
          <w:szCs w:val="20"/>
        </w:rPr>
      </w:pPr>
    </w:p>
    <w:p w14:paraId="308DAE85" w14:textId="466CE355" w:rsidR="00B716B5" w:rsidRDefault="00B716B5" w:rsidP="00E206AE">
      <w:pPr>
        <w:spacing w:line="200" w:lineRule="exact"/>
        <w:rPr>
          <w:sz w:val="20"/>
          <w:szCs w:val="20"/>
        </w:rPr>
      </w:pPr>
    </w:p>
    <w:p w14:paraId="5A5A0480" w14:textId="4A6B8D6C" w:rsidR="00B716B5" w:rsidRDefault="00B716B5" w:rsidP="00E206AE">
      <w:pPr>
        <w:spacing w:line="200" w:lineRule="exact"/>
        <w:rPr>
          <w:sz w:val="20"/>
          <w:szCs w:val="20"/>
        </w:rPr>
      </w:pPr>
    </w:p>
    <w:p w14:paraId="1B1D49CB" w14:textId="4DA4B741" w:rsidR="00B716B5" w:rsidRDefault="00B716B5" w:rsidP="00E206AE">
      <w:pPr>
        <w:spacing w:line="200" w:lineRule="exact"/>
        <w:rPr>
          <w:sz w:val="20"/>
          <w:szCs w:val="20"/>
        </w:rPr>
      </w:pPr>
    </w:p>
    <w:p w14:paraId="43170F88" w14:textId="66BBA2DB" w:rsidR="00B716B5" w:rsidRDefault="00B716B5" w:rsidP="00E206AE">
      <w:pPr>
        <w:spacing w:line="200" w:lineRule="exact"/>
        <w:rPr>
          <w:sz w:val="20"/>
          <w:szCs w:val="20"/>
        </w:rPr>
      </w:pPr>
    </w:p>
    <w:p w14:paraId="47638C37" w14:textId="5106FFF5" w:rsidR="00B716B5" w:rsidRDefault="00B716B5" w:rsidP="00E206AE">
      <w:pPr>
        <w:spacing w:line="200" w:lineRule="exact"/>
        <w:rPr>
          <w:sz w:val="20"/>
          <w:szCs w:val="20"/>
        </w:rPr>
      </w:pPr>
    </w:p>
    <w:p w14:paraId="14963C03" w14:textId="6289090B" w:rsidR="00B716B5" w:rsidRDefault="00B716B5" w:rsidP="00E206AE">
      <w:pPr>
        <w:spacing w:line="200" w:lineRule="exact"/>
        <w:rPr>
          <w:sz w:val="20"/>
          <w:szCs w:val="20"/>
        </w:rPr>
      </w:pPr>
    </w:p>
    <w:p w14:paraId="3E2CCF8D" w14:textId="582324EB" w:rsidR="00B716B5" w:rsidRDefault="00B716B5" w:rsidP="00E206AE">
      <w:pPr>
        <w:spacing w:line="200" w:lineRule="exact"/>
        <w:rPr>
          <w:sz w:val="20"/>
          <w:szCs w:val="20"/>
        </w:rPr>
      </w:pPr>
    </w:p>
    <w:p w14:paraId="574C3D43" w14:textId="77777777" w:rsidR="00B716B5" w:rsidRDefault="00B716B5" w:rsidP="00E206AE">
      <w:pPr>
        <w:spacing w:line="200" w:lineRule="exact"/>
        <w:rPr>
          <w:sz w:val="20"/>
          <w:szCs w:val="20"/>
        </w:rPr>
      </w:pPr>
    </w:p>
    <w:p w14:paraId="137A4333" w14:textId="098B52C1" w:rsidR="00E206AE" w:rsidRDefault="00E206AE" w:rsidP="00E206AE">
      <w:pPr>
        <w:spacing w:line="200" w:lineRule="exact"/>
        <w:rPr>
          <w:sz w:val="20"/>
          <w:szCs w:val="20"/>
        </w:rPr>
      </w:pPr>
    </w:p>
    <w:p w14:paraId="40F2623F" w14:textId="77777777" w:rsidR="00237BAB" w:rsidRPr="00237BAB" w:rsidRDefault="00237BAB" w:rsidP="00E206AE">
      <w:pPr>
        <w:spacing w:line="200" w:lineRule="exact"/>
        <w:rPr>
          <w:rFonts w:ascii="Times New Roman" w:hAnsi="Times New Roman" w:cs="Times New Roman"/>
          <w:sz w:val="20"/>
          <w:szCs w:val="20"/>
        </w:rPr>
      </w:pPr>
    </w:p>
    <w:p w14:paraId="3E3BD60A" w14:textId="4DF3F944" w:rsidR="00237BAB" w:rsidRPr="00D277F6" w:rsidRDefault="00237BAB" w:rsidP="00237BAB">
      <w:pPr>
        <w:jc w:val="center"/>
        <w:rPr>
          <w:rFonts w:ascii="Arial" w:hAnsi="Arial" w:cs="Arial"/>
          <w:szCs w:val="24"/>
        </w:rPr>
      </w:pPr>
      <w:r w:rsidRPr="00D277F6">
        <w:rPr>
          <w:rFonts w:ascii="Arial" w:hAnsi="Arial" w:cs="Arial"/>
          <w:szCs w:val="24"/>
        </w:rPr>
        <w:t>Sistema de Bibliotecas da Universidade Federal do ABC</w:t>
      </w:r>
    </w:p>
    <w:p w14:paraId="5C14C1CB" w14:textId="1713277C" w:rsidR="00237BAB" w:rsidRPr="00D277F6" w:rsidRDefault="00237BAB" w:rsidP="00237BAB">
      <w:pPr>
        <w:jc w:val="center"/>
        <w:rPr>
          <w:rFonts w:ascii="Arial" w:hAnsi="Arial" w:cs="Arial"/>
          <w:szCs w:val="24"/>
        </w:rPr>
      </w:pPr>
      <w:r w:rsidRPr="00D277F6">
        <w:rPr>
          <w:rFonts w:ascii="Arial" w:hAnsi="Arial" w:cs="Arial"/>
          <w:szCs w:val="24"/>
        </w:rPr>
        <w:t>Elaborada pelo Sistema de Geração de Ficha Catalográfica da UFABC com os dados fornecidos pelo(a) autor(a).</w:t>
      </w:r>
    </w:p>
    <w:tbl>
      <w:tblPr>
        <w:tblStyle w:val="Tabelacomgrade"/>
        <w:tblW w:w="0" w:type="auto"/>
        <w:tblLook w:val="04A0" w:firstRow="1" w:lastRow="0" w:firstColumn="1" w:lastColumn="0" w:noHBand="0" w:noVBand="1"/>
      </w:tblPr>
      <w:tblGrid>
        <w:gridCol w:w="8494"/>
      </w:tblGrid>
      <w:tr w:rsidR="00237BAB" w:rsidRPr="00D277F6" w14:paraId="42939107" w14:textId="77777777" w:rsidTr="00237BAB">
        <w:tc>
          <w:tcPr>
            <w:tcW w:w="9166" w:type="dxa"/>
          </w:tcPr>
          <w:p w14:paraId="02D8629D" w14:textId="77777777" w:rsidR="00947608" w:rsidRDefault="00237BAB" w:rsidP="00A17A00">
            <w:pPr>
              <w:jc w:val="center"/>
              <w:rPr>
                <w:rFonts w:ascii="Arial" w:hAnsi="Arial" w:cs="Arial"/>
                <w:sz w:val="22"/>
              </w:rPr>
            </w:pPr>
            <w:r w:rsidRPr="00D277F6">
              <w:rPr>
                <w:rFonts w:ascii="Arial" w:hAnsi="Arial" w:cs="Arial"/>
                <w:sz w:val="22"/>
              </w:rPr>
              <w:t>Carmo Nunes, Thiago</w:t>
            </w:r>
          </w:p>
          <w:p w14:paraId="1C7E12C2" w14:textId="6DD44142" w:rsidR="00191A35" w:rsidRDefault="00237BAB" w:rsidP="00A17A00">
            <w:pPr>
              <w:jc w:val="center"/>
              <w:rPr>
                <w:rFonts w:ascii="Arial" w:hAnsi="Arial" w:cs="Arial"/>
                <w:sz w:val="22"/>
              </w:rPr>
            </w:pPr>
            <w:r w:rsidRPr="00D277F6">
              <w:rPr>
                <w:rFonts w:ascii="Arial" w:hAnsi="Arial" w:cs="Arial"/>
                <w:sz w:val="22"/>
              </w:rPr>
              <w:br/>
            </w:r>
            <w:r w:rsidR="00947608" w:rsidRPr="00947608">
              <w:rPr>
                <w:rFonts w:ascii="Arial" w:hAnsi="Arial" w:cs="Arial"/>
                <w:sz w:val="22"/>
              </w:rPr>
              <w:t>COMPARAÇÃO DA PERFORMANCE PREDITIVA DE MODELOS ARIMA, VAR E VEC EM SÉRIES TEMPORAIS COINTEGRADAS</w:t>
            </w:r>
          </w:p>
          <w:p w14:paraId="107CCBCD" w14:textId="77777777" w:rsidR="00191A35" w:rsidRDefault="00191A35" w:rsidP="00A17A00">
            <w:pPr>
              <w:jc w:val="center"/>
              <w:rPr>
                <w:rFonts w:ascii="Arial" w:hAnsi="Arial" w:cs="Arial"/>
                <w:sz w:val="22"/>
              </w:rPr>
            </w:pPr>
          </w:p>
          <w:p w14:paraId="7F3E9D4F" w14:textId="6589875D" w:rsidR="00237BAB" w:rsidRPr="00D277F6" w:rsidRDefault="00237BAB" w:rsidP="00A17A00">
            <w:pPr>
              <w:jc w:val="center"/>
              <w:rPr>
                <w:rFonts w:ascii="Arial" w:hAnsi="Arial" w:cs="Arial"/>
                <w:sz w:val="22"/>
              </w:rPr>
            </w:pPr>
            <w:r w:rsidRPr="00D277F6">
              <w:rPr>
                <w:rFonts w:ascii="Arial" w:hAnsi="Arial" w:cs="Arial"/>
                <w:sz w:val="22"/>
              </w:rPr>
              <w:t xml:space="preserve">Thiago do Carmo Nunes – </w:t>
            </w:r>
            <w:r w:rsidR="00737107">
              <w:rPr>
                <w:rFonts w:ascii="Arial" w:hAnsi="Arial" w:cs="Arial"/>
                <w:sz w:val="22"/>
              </w:rPr>
              <w:t>Julho/</w:t>
            </w:r>
            <w:r w:rsidRPr="00D277F6">
              <w:rPr>
                <w:rFonts w:ascii="Arial" w:hAnsi="Arial" w:cs="Arial"/>
                <w:sz w:val="22"/>
              </w:rPr>
              <w:t>202</w:t>
            </w:r>
            <w:r w:rsidR="00667DC9">
              <w:rPr>
                <w:rFonts w:ascii="Arial" w:hAnsi="Arial" w:cs="Arial"/>
                <w:sz w:val="22"/>
              </w:rPr>
              <w:t>2</w:t>
            </w:r>
          </w:p>
          <w:p w14:paraId="27FDE993" w14:textId="77777777" w:rsidR="00237BAB" w:rsidRPr="00D277F6" w:rsidRDefault="00237BAB" w:rsidP="00A17A00">
            <w:pPr>
              <w:jc w:val="center"/>
              <w:rPr>
                <w:rFonts w:ascii="Arial" w:hAnsi="Arial" w:cs="Arial"/>
                <w:sz w:val="22"/>
              </w:rPr>
            </w:pPr>
          </w:p>
          <w:p w14:paraId="349E20BC" w14:textId="2B9F4648" w:rsidR="00237BAB" w:rsidRPr="00D277F6" w:rsidRDefault="004E4512" w:rsidP="00A17A00">
            <w:pPr>
              <w:jc w:val="center"/>
              <w:rPr>
                <w:rFonts w:ascii="Arial" w:hAnsi="Arial" w:cs="Arial"/>
                <w:sz w:val="22"/>
              </w:rPr>
            </w:pPr>
            <w:r>
              <w:rPr>
                <w:rFonts w:ascii="Arial" w:hAnsi="Arial" w:cs="Arial"/>
                <w:sz w:val="22"/>
                <w:u w:val="single"/>
              </w:rPr>
              <w:t>50</w:t>
            </w:r>
            <w:r w:rsidR="00947608">
              <w:rPr>
                <w:rFonts w:ascii="Arial" w:hAnsi="Arial" w:cs="Arial"/>
                <w:sz w:val="22"/>
                <w:u w:val="single"/>
              </w:rPr>
              <w:t xml:space="preserve"> </w:t>
            </w:r>
            <w:r w:rsidR="00947608">
              <w:rPr>
                <w:rFonts w:ascii="Arial" w:hAnsi="Arial" w:cs="Arial"/>
                <w:sz w:val="22"/>
              </w:rPr>
              <w:t>folhas</w:t>
            </w:r>
          </w:p>
          <w:p w14:paraId="7CBB88DC" w14:textId="77777777" w:rsidR="00237BAB" w:rsidRPr="00D277F6" w:rsidRDefault="00237BAB" w:rsidP="00A17A00">
            <w:pPr>
              <w:jc w:val="center"/>
              <w:rPr>
                <w:rFonts w:ascii="Arial" w:hAnsi="Arial" w:cs="Arial"/>
                <w:sz w:val="22"/>
              </w:rPr>
            </w:pPr>
          </w:p>
          <w:p w14:paraId="42A269D1" w14:textId="77777777" w:rsidR="00237BAB" w:rsidRPr="00D277F6" w:rsidRDefault="00237BAB" w:rsidP="00A17A00">
            <w:pPr>
              <w:jc w:val="center"/>
              <w:rPr>
                <w:rFonts w:ascii="Arial" w:hAnsi="Arial" w:cs="Arial"/>
                <w:sz w:val="22"/>
              </w:rPr>
            </w:pPr>
            <w:r w:rsidRPr="00D277F6">
              <w:rPr>
                <w:rFonts w:ascii="Arial" w:hAnsi="Arial" w:cs="Arial"/>
                <w:sz w:val="22"/>
              </w:rPr>
              <w:t>Orientador: Guilherme de Oliveira Lima Cagliari Marques</w:t>
            </w:r>
          </w:p>
          <w:p w14:paraId="15CCE178" w14:textId="77777777" w:rsidR="00237BAB" w:rsidRPr="00D277F6" w:rsidRDefault="00237BAB" w:rsidP="00A17A00">
            <w:pPr>
              <w:jc w:val="center"/>
              <w:rPr>
                <w:rFonts w:ascii="Arial" w:hAnsi="Arial" w:cs="Arial"/>
                <w:sz w:val="22"/>
              </w:rPr>
            </w:pPr>
          </w:p>
          <w:p w14:paraId="4E67A2F4" w14:textId="6A9AB5EE" w:rsidR="00237BAB" w:rsidRPr="00D277F6" w:rsidRDefault="00237BAB" w:rsidP="00A17A00">
            <w:pPr>
              <w:jc w:val="center"/>
              <w:rPr>
                <w:rFonts w:ascii="Arial" w:hAnsi="Arial" w:cs="Arial"/>
                <w:sz w:val="22"/>
              </w:rPr>
            </w:pPr>
            <w:r w:rsidRPr="00D277F6">
              <w:rPr>
                <w:rFonts w:ascii="Arial" w:hAnsi="Arial" w:cs="Arial"/>
                <w:sz w:val="22"/>
              </w:rPr>
              <w:t xml:space="preserve">Dissertação (Mestrado) – Universidade Federal do ABC, Programa de Pós Graduação em </w:t>
            </w:r>
            <w:r w:rsidR="00B716B5" w:rsidRPr="00D277F6">
              <w:rPr>
                <w:rFonts w:ascii="Arial" w:hAnsi="Arial" w:cs="Arial"/>
                <w:sz w:val="22"/>
              </w:rPr>
              <w:t>Economia,</w:t>
            </w:r>
            <w:r w:rsidRPr="00D277F6">
              <w:rPr>
                <w:rFonts w:ascii="Arial" w:hAnsi="Arial" w:cs="Arial"/>
                <w:sz w:val="22"/>
              </w:rPr>
              <w:t xml:space="preserve"> São Bernardo do Campo, 202</w:t>
            </w:r>
            <w:r w:rsidR="00737107">
              <w:rPr>
                <w:rFonts w:ascii="Arial" w:hAnsi="Arial" w:cs="Arial"/>
                <w:sz w:val="22"/>
              </w:rPr>
              <w:t>2</w:t>
            </w:r>
          </w:p>
          <w:p w14:paraId="408DA274" w14:textId="77777777" w:rsidR="00237BAB" w:rsidRPr="00D277F6" w:rsidRDefault="00237BAB" w:rsidP="00A17A00">
            <w:pPr>
              <w:jc w:val="center"/>
              <w:rPr>
                <w:rFonts w:ascii="Arial" w:hAnsi="Arial" w:cs="Arial"/>
                <w:sz w:val="22"/>
              </w:rPr>
            </w:pPr>
          </w:p>
          <w:p w14:paraId="43B2EF4F" w14:textId="4280ED8C" w:rsidR="00237BAB" w:rsidRPr="00A17A00" w:rsidRDefault="00237BAB" w:rsidP="00A17A00">
            <w:pPr>
              <w:jc w:val="center"/>
              <w:rPr>
                <w:rFonts w:ascii="Arial" w:hAnsi="Arial" w:cs="Arial"/>
                <w:szCs w:val="24"/>
              </w:rPr>
            </w:pPr>
            <w:r w:rsidRPr="00A17A00">
              <w:rPr>
                <w:rFonts w:ascii="Arial" w:hAnsi="Arial" w:cs="Arial"/>
                <w:sz w:val="22"/>
              </w:rPr>
              <w:t xml:space="preserve">1.Econometria. 2.Séries Temporais </w:t>
            </w:r>
            <w:r w:rsidR="00B716B5" w:rsidRPr="00A17A00">
              <w:rPr>
                <w:rFonts w:ascii="Arial" w:hAnsi="Arial" w:cs="Arial"/>
                <w:sz w:val="22"/>
              </w:rPr>
              <w:t>3. Finanças</w:t>
            </w:r>
          </w:p>
        </w:tc>
      </w:tr>
    </w:tbl>
    <w:p w14:paraId="54DE7937" w14:textId="75DD2385" w:rsidR="00237BAB" w:rsidRDefault="00237BAB" w:rsidP="00237BAB">
      <w:pPr>
        <w:jc w:val="center"/>
        <w:rPr>
          <w:rFonts w:ascii="Arial" w:hAnsi="Arial" w:cs="Arial"/>
          <w:sz w:val="18"/>
          <w:szCs w:val="16"/>
        </w:rPr>
      </w:pPr>
    </w:p>
    <w:p w14:paraId="66B62B47" w14:textId="2F9D05FD" w:rsidR="00B716B5" w:rsidRDefault="00B716B5">
      <w:pPr>
        <w:jc w:val="left"/>
        <w:rPr>
          <w:sz w:val="20"/>
          <w:szCs w:val="20"/>
        </w:rPr>
      </w:pPr>
      <w:r>
        <w:rPr>
          <w:sz w:val="20"/>
          <w:szCs w:val="20"/>
        </w:rPr>
        <w:br w:type="page"/>
      </w:r>
    </w:p>
    <w:p w14:paraId="35FB7FFF" w14:textId="0C6A1F40" w:rsidR="00E056D2" w:rsidRDefault="00E056D2">
      <w:pPr>
        <w:jc w:val="left"/>
        <w:rPr>
          <w:sz w:val="20"/>
          <w:szCs w:val="20"/>
        </w:rPr>
      </w:pPr>
    </w:p>
    <w:p w14:paraId="5E3D83E9" w14:textId="78FA5B2E" w:rsidR="00E056D2" w:rsidRDefault="00E056D2">
      <w:pPr>
        <w:jc w:val="left"/>
        <w:rPr>
          <w:sz w:val="20"/>
          <w:szCs w:val="20"/>
        </w:rPr>
      </w:pPr>
    </w:p>
    <w:p w14:paraId="3788F63D" w14:textId="1C5B45D3" w:rsidR="00E056D2" w:rsidRDefault="00E056D2">
      <w:pPr>
        <w:jc w:val="left"/>
        <w:rPr>
          <w:sz w:val="20"/>
          <w:szCs w:val="20"/>
        </w:rPr>
      </w:pPr>
    </w:p>
    <w:p w14:paraId="749263F3" w14:textId="2F11593D" w:rsidR="00E056D2" w:rsidRDefault="00E056D2">
      <w:pPr>
        <w:jc w:val="left"/>
        <w:rPr>
          <w:sz w:val="20"/>
          <w:szCs w:val="20"/>
        </w:rPr>
      </w:pPr>
    </w:p>
    <w:p w14:paraId="47994BA8" w14:textId="5EF84558" w:rsidR="00E056D2" w:rsidRDefault="00E056D2">
      <w:pPr>
        <w:jc w:val="left"/>
        <w:rPr>
          <w:sz w:val="20"/>
          <w:szCs w:val="20"/>
        </w:rPr>
      </w:pPr>
    </w:p>
    <w:p w14:paraId="75892E96" w14:textId="2ACD26BB" w:rsidR="00E056D2" w:rsidRDefault="00E056D2">
      <w:pPr>
        <w:jc w:val="left"/>
        <w:rPr>
          <w:sz w:val="20"/>
          <w:szCs w:val="20"/>
        </w:rPr>
      </w:pPr>
    </w:p>
    <w:p w14:paraId="1B539FB0" w14:textId="7221EEE9" w:rsidR="00E056D2" w:rsidRDefault="00E056D2">
      <w:pPr>
        <w:jc w:val="left"/>
        <w:rPr>
          <w:sz w:val="20"/>
          <w:szCs w:val="20"/>
        </w:rPr>
      </w:pPr>
    </w:p>
    <w:p w14:paraId="1AD767E5" w14:textId="54B96A6C" w:rsidR="00E056D2" w:rsidRDefault="00E056D2">
      <w:pPr>
        <w:jc w:val="left"/>
        <w:rPr>
          <w:sz w:val="20"/>
          <w:szCs w:val="20"/>
        </w:rPr>
      </w:pPr>
    </w:p>
    <w:p w14:paraId="68348DD8" w14:textId="433284CA" w:rsidR="00E056D2" w:rsidRDefault="00E056D2">
      <w:pPr>
        <w:jc w:val="left"/>
        <w:rPr>
          <w:sz w:val="20"/>
          <w:szCs w:val="20"/>
        </w:rPr>
      </w:pPr>
    </w:p>
    <w:p w14:paraId="041D13C0" w14:textId="6A8B6279" w:rsidR="00E056D2" w:rsidRDefault="00E056D2">
      <w:pPr>
        <w:jc w:val="left"/>
        <w:rPr>
          <w:sz w:val="20"/>
          <w:szCs w:val="20"/>
        </w:rPr>
      </w:pPr>
    </w:p>
    <w:p w14:paraId="004D9EDE" w14:textId="3CD45522" w:rsidR="00E056D2" w:rsidRDefault="00E056D2">
      <w:pPr>
        <w:jc w:val="left"/>
        <w:rPr>
          <w:sz w:val="20"/>
          <w:szCs w:val="20"/>
        </w:rPr>
      </w:pPr>
    </w:p>
    <w:p w14:paraId="38D2D2D1" w14:textId="0AEE7F82" w:rsidR="00E056D2" w:rsidRDefault="00E056D2">
      <w:pPr>
        <w:jc w:val="left"/>
        <w:rPr>
          <w:sz w:val="20"/>
          <w:szCs w:val="20"/>
        </w:rPr>
      </w:pPr>
    </w:p>
    <w:p w14:paraId="7A9E610F" w14:textId="28FE7D8D" w:rsidR="00E056D2" w:rsidRDefault="00E056D2">
      <w:pPr>
        <w:jc w:val="left"/>
        <w:rPr>
          <w:sz w:val="20"/>
          <w:szCs w:val="20"/>
        </w:rPr>
      </w:pPr>
    </w:p>
    <w:p w14:paraId="462362DD" w14:textId="56172950" w:rsidR="00E056D2" w:rsidRDefault="00E056D2">
      <w:pPr>
        <w:jc w:val="left"/>
        <w:rPr>
          <w:sz w:val="20"/>
          <w:szCs w:val="20"/>
        </w:rPr>
      </w:pPr>
    </w:p>
    <w:p w14:paraId="5198CB56" w14:textId="6DBD83F2" w:rsidR="00E056D2" w:rsidRDefault="00E056D2">
      <w:pPr>
        <w:jc w:val="left"/>
        <w:rPr>
          <w:sz w:val="20"/>
          <w:szCs w:val="20"/>
        </w:rPr>
      </w:pPr>
    </w:p>
    <w:p w14:paraId="1A7BD5B9" w14:textId="1BC2E8F6" w:rsidR="00E056D2" w:rsidRDefault="00E056D2">
      <w:pPr>
        <w:jc w:val="left"/>
        <w:rPr>
          <w:sz w:val="20"/>
          <w:szCs w:val="20"/>
        </w:rPr>
      </w:pPr>
    </w:p>
    <w:p w14:paraId="1F6FD52C" w14:textId="2051CE7B" w:rsidR="00E056D2" w:rsidRDefault="00E056D2">
      <w:pPr>
        <w:jc w:val="left"/>
        <w:rPr>
          <w:sz w:val="20"/>
          <w:szCs w:val="20"/>
        </w:rPr>
      </w:pPr>
    </w:p>
    <w:p w14:paraId="7D6B01D2" w14:textId="0D31DDE3" w:rsidR="00E056D2" w:rsidRDefault="00E056D2">
      <w:pPr>
        <w:jc w:val="left"/>
        <w:rPr>
          <w:sz w:val="20"/>
          <w:szCs w:val="20"/>
        </w:rPr>
      </w:pPr>
    </w:p>
    <w:p w14:paraId="4D1A0609" w14:textId="7A66666D" w:rsidR="00E056D2" w:rsidRDefault="00E056D2">
      <w:pPr>
        <w:jc w:val="left"/>
        <w:rPr>
          <w:sz w:val="20"/>
          <w:szCs w:val="20"/>
        </w:rPr>
      </w:pPr>
    </w:p>
    <w:tbl>
      <w:tblPr>
        <w:tblStyle w:val="Tabelacomgrade"/>
        <w:tblW w:w="0" w:type="auto"/>
        <w:tblLook w:val="04A0" w:firstRow="1" w:lastRow="0" w:firstColumn="1" w:lastColumn="0" w:noHBand="0" w:noVBand="1"/>
      </w:tblPr>
      <w:tblGrid>
        <w:gridCol w:w="8494"/>
      </w:tblGrid>
      <w:tr w:rsidR="00B716B5" w14:paraId="3B31768E" w14:textId="77777777" w:rsidTr="00126ACA">
        <w:tc>
          <w:tcPr>
            <w:tcW w:w="9166" w:type="dxa"/>
          </w:tcPr>
          <w:p w14:paraId="08652594" w14:textId="77E8905B" w:rsidR="00E056D2" w:rsidRDefault="00E056D2" w:rsidP="00B716B5">
            <w:pPr>
              <w:jc w:val="left"/>
              <w:rPr>
                <w:rFonts w:ascii="Arial" w:hAnsi="Arial" w:cs="Arial"/>
                <w:b/>
                <w:bCs/>
                <w:sz w:val="18"/>
                <w:szCs w:val="16"/>
              </w:rPr>
            </w:pPr>
          </w:p>
          <w:p w14:paraId="360841EC" w14:textId="642A306B" w:rsidR="00E056D2" w:rsidRPr="00D277F6" w:rsidRDefault="00E056D2" w:rsidP="00B716B5">
            <w:pPr>
              <w:jc w:val="left"/>
              <w:rPr>
                <w:rFonts w:ascii="Arial" w:hAnsi="Arial" w:cs="Arial"/>
                <w:b/>
                <w:bCs/>
                <w:szCs w:val="24"/>
              </w:rPr>
            </w:pPr>
            <w:r w:rsidRPr="00D277F6">
              <w:rPr>
                <w:rFonts w:ascii="Arial" w:hAnsi="Arial" w:cs="Arial"/>
                <w:b/>
                <w:bCs/>
                <w:szCs w:val="24"/>
              </w:rPr>
              <w:t xml:space="preserve">Esse exemplar foi </w:t>
            </w:r>
            <w:r w:rsidR="000539F9" w:rsidRPr="00D277F6">
              <w:rPr>
                <w:rFonts w:ascii="Arial" w:hAnsi="Arial" w:cs="Arial"/>
                <w:b/>
                <w:bCs/>
                <w:szCs w:val="24"/>
              </w:rPr>
              <w:t>revisado</w:t>
            </w:r>
            <w:r w:rsidRPr="00D277F6">
              <w:rPr>
                <w:rFonts w:ascii="Arial" w:hAnsi="Arial" w:cs="Arial"/>
                <w:b/>
                <w:bCs/>
                <w:szCs w:val="24"/>
              </w:rPr>
              <w:t xml:space="preserve"> e alterado em relação a versão original de acordo com as observações levantadas pela banca examinadora no dia da defesa, sob responsabilidade única do(a) autor(a) e com a anuência do(a) (co)orientador(a).</w:t>
            </w:r>
          </w:p>
          <w:p w14:paraId="24382062" w14:textId="77777777" w:rsidR="00E056D2" w:rsidRPr="00D277F6" w:rsidRDefault="00E056D2" w:rsidP="00B716B5">
            <w:pPr>
              <w:jc w:val="left"/>
              <w:rPr>
                <w:rFonts w:ascii="Arial" w:hAnsi="Arial" w:cs="Arial"/>
                <w:b/>
                <w:bCs/>
                <w:szCs w:val="24"/>
              </w:rPr>
            </w:pPr>
          </w:p>
          <w:p w14:paraId="108A2DA5" w14:textId="4B724DE2" w:rsidR="00E056D2" w:rsidRPr="00D277F6" w:rsidRDefault="00E056D2" w:rsidP="00B716B5">
            <w:pPr>
              <w:jc w:val="left"/>
              <w:rPr>
                <w:rFonts w:ascii="Arial" w:hAnsi="Arial" w:cs="Arial"/>
                <w:b/>
                <w:bCs/>
                <w:szCs w:val="24"/>
              </w:rPr>
            </w:pPr>
            <w:r w:rsidRPr="00D277F6">
              <w:rPr>
                <w:rFonts w:ascii="Arial" w:hAnsi="Arial" w:cs="Arial"/>
                <w:b/>
                <w:bCs/>
                <w:szCs w:val="24"/>
              </w:rPr>
              <w:t xml:space="preserve">São Bernardo do </w:t>
            </w:r>
            <w:r w:rsidR="00B33E82" w:rsidRPr="00D277F6">
              <w:rPr>
                <w:rFonts w:ascii="Arial" w:hAnsi="Arial" w:cs="Arial"/>
                <w:b/>
                <w:bCs/>
                <w:szCs w:val="24"/>
              </w:rPr>
              <w:t xml:space="preserve">Campo, </w:t>
            </w:r>
            <w:r w:rsidR="00C37F6B">
              <w:rPr>
                <w:rFonts w:ascii="Arial" w:hAnsi="Arial" w:cs="Arial"/>
                <w:b/>
                <w:bCs/>
                <w:szCs w:val="24"/>
                <w:u w:val="single"/>
              </w:rPr>
              <w:t>22</w:t>
            </w:r>
            <w:r w:rsidR="00B33E82" w:rsidRPr="00B33E82">
              <w:rPr>
                <w:rFonts w:ascii="Arial" w:hAnsi="Arial" w:cs="Arial"/>
                <w:b/>
                <w:bCs/>
                <w:szCs w:val="24"/>
                <w:u w:val="single"/>
              </w:rPr>
              <w:t xml:space="preserve"> de </w:t>
            </w:r>
            <w:r w:rsidR="00FC4640">
              <w:rPr>
                <w:rFonts w:ascii="Arial" w:hAnsi="Arial" w:cs="Arial"/>
                <w:b/>
                <w:bCs/>
                <w:szCs w:val="24"/>
                <w:u w:val="single"/>
              </w:rPr>
              <w:t xml:space="preserve">julho </w:t>
            </w:r>
            <w:r w:rsidR="00B33E82" w:rsidRPr="00B33E82">
              <w:rPr>
                <w:rFonts w:ascii="Arial" w:hAnsi="Arial" w:cs="Arial"/>
                <w:b/>
                <w:bCs/>
                <w:szCs w:val="24"/>
                <w:u w:val="single"/>
              </w:rPr>
              <w:t>de 2022</w:t>
            </w:r>
          </w:p>
          <w:p w14:paraId="197FBE33" w14:textId="54B06D23" w:rsidR="00E056D2" w:rsidRPr="00D277F6" w:rsidRDefault="00E056D2" w:rsidP="00B716B5">
            <w:pPr>
              <w:jc w:val="left"/>
              <w:rPr>
                <w:rFonts w:ascii="Arial" w:hAnsi="Arial" w:cs="Arial"/>
                <w:b/>
                <w:bCs/>
                <w:szCs w:val="24"/>
              </w:rPr>
            </w:pPr>
          </w:p>
          <w:p w14:paraId="0F57C3EA" w14:textId="3503A693" w:rsidR="00E056D2" w:rsidRPr="00D277F6" w:rsidRDefault="00E056D2" w:rsidP="00B716B5">
            <w:pPr>
              <w:jc w:val="left"/>
              <w:rPr>
                <w:rFonts w:ascii="Arial" w:hAnsi="Arial" w:cs="Arial"/>
                <w:b/>
                <w:bCs/>
                <w:szCs w:val="24"/>
              </w:rPr>
            </w:pPr>
          </w:p>
          <w:p w14:paraId="681A2294" w14:textId="375AFC68"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Thiago do Carmo Nunes</w:t>
            </w:r>
          </w:p>
          <w:p w14:paraId="38920224" w14:textId="2DFC36F4" w:rsidR="00E056D2" w:rsidRPr="00D277F6" w:rsidRDefault="00E056D2" w:rsidP="00B716B5">
            <w:pPr>
              <w:jc w:val="left"/>
              <w:rPr>
                <w:rFonts w:ascii="Arial" w:hAnsi="Arial" w:cs="Arial"/>
                <w:b/>
                <w:bCs/>
                <w:szCs w:val="24"/>
              </w:rPr>
            </w:pPr>
            <w:r w:rsidRPr="00D277F6">
              <w:rPr>
                <w:rFonts w:ascii="Arial" w:hAnsi="Arial" w:cs="Arial"/>
                <w:b/>
                <w:bCs/>
                <w:szCs w:val="24"/>
              </w:rPr>
              <w:t>Nome Completo e Assinatura do(a) autor(a)</w:t>
            </w:r>
          </w:p>
          <w:p w14:paraId="3FD4FA2B" w14:textId="688E210E" w:rsidR="00E056D2" w:rsidRPr="00D277F6" w:rsidRDefault="00E056D2" w:rsidP="00B716B5">
            <w:pPr>
              <w:jc w:val="left"/>
              <w:rPr>
                <w:rFonts w:ascii="Arial" w:hAnsi="Arial" w:cs="Arial"/>
                <w:b/>
                <w:bCs/>
                <w:szCs w:val="24"/>
              </w:rPr>
            </w:pPr>
          </w:p>
          <w:p w14:paraId="2F970355" w14:textId="7B2EF0CE"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Guilherme de Oliveira Lima Cagliari Marques</w:t>
            </w:r>
          </w:p>
          <w:p w14:paraId="25466C20" w14:textId="050208D9" w:rsidR="00E056D2" w:rsidRPr="00D277F6" w:rsidRDefault="00E056D2" w:rsidP="00E056D2">
            <w:pPr>
              <w:jc w:val="left"/>
              <w:rPr>
                <w:rFonts w:ascii="Arial" w:hAnsi="Arial" w:cs="Arial"/>
                <w:b/>
                <w:bCs/>
                <w:szCs w:val="24"/>
              </w:rPr>
            </w:pPr>
            <w:r w:rsidRPr="00D277F6">
              <w:rPr>
                <w:rFonts w:ascii="Arial" w:hAnsi="Arial" w:cs="Arial"/>
                <w:b/>
                <w:bCs/>
                <w:szCs w:val="24"/>
              </w:rPr>
              <w:t>Nome Completo e Assinatura do(a) orientador(a)</w:t>
            </w:r>
          </w:p>
          <w:p w14:paraId="6D178AB7" w14:textId="49C1826E" w:rsidR="00B716B5" w:rsidRPr="00237BAB" w:rsidRDefault="00B716B5" w:rsidP="00E056D2">
            <w:pPr>
              <w:jc w:val="left"/>
              <w:rPr>
                <w:rFonts w:ascii="Arial" w:hAnsi="Arial" w:cs="Arial"/>
                <w:sz w:val="18"/>
                <w:szCs w:val="16"/>
              </w:rPr>
            </w:pPr>
          </w:p>
        </w:tc>
      </w:tr>
    </w:tbl>
    <w:p w14:paraId="16C6285F" w14:textId="24E2B1E8" w:rsidR="00B716B5" w:rsidRDefault="00B716B5" w:rsidP="00E206AE"/>
    <w:p w14:paraId="1A95E07E" w14:textId="555DFFA5" w:rsidR="00E056D2" w:rsidRDefault="00E056D2">
      <w:pPr>
        <w:jc w:val="left"/>
      </w:pPr>
      <w:r>
        <w:br w:type="page"/>
      </w:r>
    </w:p>
    <w:p w14:paraId="7FE2C105" w14:textId="04757602" w:rsidR="00947608" w:rsidRPr="00FC7348" w:rsidRDefault="00947608" w:rsidP="00FC7348">
      <w:pPr>
        <w:jc w:val="center"/>
        <w:rPr>
          <w:rFonts w:ascii="Arial" w:hAnsi="Arial" w:cs="Arial"/>
          <w:b/>
          <w:bCs/>
          <w:sz w:val="14"/>
          <w:szCs w:val="14"/>
        </w:rPr>
      </w:pPr>
      <w:r>
        <w:rPr>
          <w:noProof/>
          <w:sz w:val="20"/>
          <w:szCs w:val="20"/>
        </w:rPr>
        <w:lastRenderedPageBreak/>
        <w:drawing>
          <wp:anchor distT="0" distB="0" distL="114300" distR="114300" simplePos="0" relativeHeight="251658240" behindDoc="0" locked="0" layoutInCell="1" allowOverlap="1" wp14:anchorId="0780FD97" wp14:editId="15421A2E">
            <wp:simplePos x="0" y="0"/>
            <wp:positionH relativeFrom="margin">
              <wp:posOffset>-718185</wp:posOffset>
            </wp:positionH>
            <wp:positionV relativeFrom="paragraph">
              <wp:posOffset>0</wp:posOffset>
            </wp:positionV>
            <wp:extent cx="1343025" cy="755650"/>
            <wp:effectExtent l="0" t="0" r="0"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755650"/>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59264" behindDoc="0" locked="0" layoutInCell="1" allowOverlap="1" wp14:anchorId="58D2DB48" wp14:editId="390B16CF">
            <wp:simplePos x="0" y="0"/>
            <wp:positionH relativeFrom="column">
              <wp:posOffset>5225415</wp:posOffset>
            </wp:positionH>
            <wp:positionV relativeFrom="paragraph">
              <wp:posOffset>0</wp:posOffset>
            </wp:positionV>
            <wp:extent cx="619125" cy="63500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635000"/>
                    </a:xfrm>
                    <a:prstGeom prst="rect">
                      <a:avLst/>
                    </a:prstGeom>
                  </pic:spPr>
                </pic:pic>
              </a:graphicData>
            </a:graphic>
            <wp14:sizeRelH relativeFrom="margin">
              <wp14:pctWidth>0</wp14:pctWidth>
            </wp14:sizeRelH>
            <wp14:sizeRelV relativeFrom="margin">
              <wp14:pctHeight>0</wp14:pctHeight>
            </wp14:sizeRelV>
          </wp:anchor>
        </w:drawing>
      </w:r>
      <w:r w:rsidRPr="00FC7348">
        <w:rPr>
          <w:rFonts w:ascii="Arial" w:hAnsi="Arial" w:cs="Arial"/>
          <w:b/>
          <w:bCs/>
          <w:sz w:val="14"/>
          <w:szCs w:val="14"/>
        </w:rPr>
        <w:t>SIGAA – Sistema Integrado de Gestão de Atividades Acadêmicas</w:t>
      </w:r>
    </w:p>
    <w:p w14:paraId="77B680A6" w14:textId="36C42B53"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UFABC – Fundação Universidade Federal do ABC</w:t>
      </w:r>
    </w:p>
    <w:p w14:paraId="1EBEDE5B" w14:textId="6C4CB46B"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Programa de Pós Graduação em Economia</w:t>
      </w:r>
    </w:p>
    <w:p w14:paraId="55B24B81" w14:textId="2250ACFD"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CNPJ 07.722.779/0001-06</w:t>
      </w:r>
    </w:p>
    <w:p w14:paraId="0C093C15" w14:textId="40956141"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Alameda da Universidade, s/nº - Bairro Anchieta - São Bernardo do Campo</w:t>
      </w:r>
    </w:p>
    <w:p w14:paraId="3DC0CC49" w14:textId="0CF1D5F8"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ppg.economia@ufabc.edu.br</w:t>
      </w:r>
    </w:p>
    <w:p w14:paraId="4BF5C4D6" w14:textId="77777777" w:rsidR="00947608" w:rsidRDefault="00947608" w:rsidP="00947608">
      <w:pPr>
        <w:rPr>
          <w:rFonts w:ascii="Arial" w:hAnsi="Arial" w:cs="Arial"/>
          <w:szCs w:val="24"/>
        </w:rPr>
      </w:pPr>
    </w:p>
    <w:p w14:paraId="0E536B0B" w14:textId="3431A2E2" w:rsidR="00E056D2" w:rsidRDefault="00E056D2" w:rsidP="00E056D2">
      <w:pPr>
        <w:spacing w:line="200" w:lineRule="exact"/>
        <w:rPr>
          <w:sz w:val="20"/>
          <w:szCs w:val="20"/>
        </w:rPr>
      </w:pPr>
    </w:p>
    <w:p w14:paraId="313E430A" w14:textId="37B8B95E" w:rsidR="00E056D2" w:rsidRDefault="00E056D2" w:rsidP="00E056D2">
      <w:pPr>
        <w:spacing w:line="200" w:lineRule="exact"/>
        <w:rPr>
          <w:sz w:val="20"/>
          <w:szCs w:val="20"/>
        </w:rPr>
      </w:pPr>
    </w:p>
    <w:p w14:paraId="6B6793E9" w14:textId="25612019" w:rsidR="00947608" w:rsidRDefault="00947608" w:rsidP="00E056D2">
      <w:pPr>
        <w:spacing w:line="200" w:lineRule="exact"/>
        <w:rPr>
          <w:sz w:val="20"/>
          <w:szCs w:val="20"/>
        </w:rPr>
      </w:pPr>
    </w:p>
    <w:p w14:paraId="0D5E7745" w14:textId="7C1253C6" w:rsidR="00947608" w:rsidRDefault="00947608" w:rsidP="00E056D2">
      <w:pPr>
        <w:spacing w:line="200" w:lineRule="exact"/>
        <w:rPr>
          <w:sz w:val="20"/>
          <w:szCs w:val="20"/>
        </w:rPr>
      </w:pPr>
    </w:p>
    <w:p w14:paraId="6624DE98" w14:textId="77777777" w:rsidR="00947608" w:rsidRDefault="00947608" w:rsidP="00E056D2">
      <w:pPr>
        <w:spacing w:line="200" w:lineRule="exact"/>
        <w:rPr>
          <w:sz w:val="20"/>
          <w:szCs w:val="20"/>
        </w:rPr>
      </w:pPr>
    </w:p>
    <w:p w14:paraId="3CE35555" w14:textId="77777777" w:rsidR="00E056D2" w:rsidRDefault="00E056D2" w:rsidP="00E056D2">
      <w:pPr>
        <w:jc w:val="center"/>
        <w:rPr>
          <w:sz w:val="20"/>
          <w:szCs w:val="20"/>
        </w:rPr>
      </w:pPr>
      <w:r>
        <w:rPr>
          <w:rFonts w:ascii="Times New Roman" w:eastAsia="Times New Roman" w:hAnsi="Times New Roman" w:cs="Times New Roman"/>
          <w:b/>
          <w:bCs/>
          <w:szCs w:val="24"/>
        </w:rPr>
        <w:t>FOLHA DE ASSINATURAS</w:t>
      </w:r>
    </w:p>
    <w:p w14:paraId="784D7192" w14:textId="77777777" w:rsidR="00E056D2" w:rsidRDefault="00E056D2" w:rsidP="00E056D2"/>
    <w:p w14:paraId="27607933" w14:textId="167F4C68" w:rsidR="00E056D2" w:rsidRPr="00E056D2" w:rsidRDefault="00E056D2" w:rsidP="00B33E82">
      <w:pPr>
        <w:pStyle w:val="Mestrado"/>
      </w:pPr>
      <w:r w:rsidRPr="00E056D2">
        <w:t xml:space="preserve">Assinaturas dos membros da Banca Examinadora que avaliou e </w:t>
      </w:r>
      <w:r w:rsidR="00906940">
        <w:t>&lt;</w:t>
      </w:r>
      <w:r w:rsidRPr="00E056D2">
        <w:t>aprovou</w:t>
      </w:r>
      <w:r w:rsidR="00906940">
        <w:t>/reprovou&gt;</w:t>
      </w:r>
      <w:r w:rsidRPr="00E056D2">
        <w:t xml:space="preserve"> a </w:t>
      </w:r>
      <w:r w:rsidR="00906940">
        <w:t>Defesa</w:t>
      </w:r>
      <w:r w:rsidR="004E4512">
        <w:t xml:space="preserve"> </w:t>
      </w:r>
      <w:r w:rsidR="004E4512" w:rsidRPr="00E056D2">
        <w:t>de</w:t>
      </w:r>
      <w:r w:rsidRPr="00E056D2">
        <w:t xml:space="preserve"> Mestrado d</w:t>
      </w:r>
      <w:r>
        <w:t>o</w:t>
      </w:r>
      <w:r w:rsidRPr="00E056D2">
        <w:t xml:space="preserve"> candidat</w:t>
      </w:r>
      <w:r>
        <w:t>o</w:t>
      </w:r>
      <w:r w:rsidRPr="00E056D2">
        <w:t xml:space="preserve">, </w:t>
      </w:r>
      <w:r>
        <w:t>THIAGO DO CARMO NUNES</w:t>
      </w:r>
      <w:r w:rsidRPr="00E056D2">
        <w:t xml:space="preserve"> realizada em </w:t>
      </w:r>
      <w:r w:rsidR="00FC4640">
        <w:rPr>
          <w:u w:val="single"/>
        </w:rPr>
        <w:t>1</w:t>
      </w:r>
      <w:r w:rsidR="00737107">
        <w:rPr>
          <w:u w:val="single"/>
        </w:rPr>
        <w:t>5</w:t>
      </w:r>
      <w:r w:rsidR="004E4512">
        <w:rPr>
          <w:u w:val="single"/>
        </w:rPr>
        <w:t xml:space="preserve"> de </w:t>
      </w:r>
      <w:r w:rsidR="00FC4640">
        <w:rPr>
          <w:u w:val="single"/>
        </w:rPr>
        <w:t>julho</w:t>
      </w:r>
      <w:r w:rsidRPr="00A17A00">
        <w:rPr>
          <w:u w:val="single"/>
        </w:rPr>
        <w:t xml:space="preserve"> de 202</w:t>
      </w:r>
      <w:r w:rsidR="00667DC9" w:rsidRPr="00A17A00">
        <w:rPr>
          <w:u w:val="single"/>
        </w:rPr>
        <w:t>2</w:t>
      </w:r>
      <w:r w:rsidR="00B33E82">
        <w:t>.</w:t>
      </w:r>
    </w:p>
    <w:p w14:paraId="1FC3AEC8" w14:textId="6BA5E37E" w:rsidR="00E61755" w:rsidRDefault="00E61755" w:rsidP="001D1B89">
      <w:pPr>
        <w:jc w:val="center"/>
        <w:rPr>
          <w:rFonts w:ascii="Times New Roman" w:hAnsi="Times New Roman" w:cs="Times New Roman"/>
          <w:sz w:val="32"/>
          <w:szCs w:val="32"/>
        </w:rPr>
      </w:pPr>
    </w:p>
    <w:p w14:paraId="1E37739B" w14:textId="156CCF00" w:rsidR="000539F9" w:rsidRDefault="00E61755" w:rsidP="000539F9">
      <w:pPr>
        <w:jc w:val="center"/>
        <w:rPr>
          <w:rFonts w:ascii="Times New Roman" w:eastAsia="Times New Roman" w:hAnsi="Times New Roman" w:cs="Times New Roman"/>
          <w:b/>
          <w:bCs/>
          <w:szCs w:val="24"/>
        </w:rPr>
      </w:pPr>
      <w:r>
        <w:rPr>
          <w:rFonts w:ascii="Times New Roman" w:hAnsi="Times New Roman" w:cs="Times New Roman"/>
          <w:sz w:val="32"/>
          <w:szCs w:val="32"/>
        </w:rPr>
        <w:br w:type="page"/>
      </w:r>
      <w:r w:rsidR="000539F9">
        <w:rPr>
          <w:rFonts w:ascii="Times New Roman" w:eastAsia="Times New Roman" w:hAnsi="Times New Roman" w:cs="Times New Roman"/>
          <w:b/>
          <w:bCs/>
          <w:szCs w:val="24"/>
        </w:rPr>
        <w:lastRenderedPageBreak/>
        <w:t>AGRADECIMENTOS</w:t>
      </w:r>
    </w:p>
    <w:p w14:paraId="0A4DF551" w14:textId="77777777" w:rsidR="004F157D" w:rsidRDefault="004F157D" w:rsidP="000539F9">
      <w:pPr>
        <w:jc w:val="center"/>
        <w:rPr>
          <w:sz w:val="20"/>
          <w:szCs w:val="20"/>
        </w:rPr>
      </w:pPr>
    </w:p>
    <w:p w14:paraId="2E6F6DDD" w14:textId="250D5AA5" w:rsidR="000539F9" w:rsidRDefault="00761A81" w:rsidP="00FC4640">
      <w:pPr>
        <w:pStyle w:val="Mestrado"/>
      </w:pPr>
      <w:r>
        <w:t xml:space="preserve">Dedico esse trabalho a minha mãe Aparecida que </w:t>
      </w:r>
      <w:r w:rsidR="001267C2">
        <w:t xml:space="preserve">em todos os momentos me apoiou e me deu </w:t>
      </w:r>
      <w:r w:rsidR="00FC4640">
        <w:t>forças para iniciar e concluir esse trabalho</w:t>
      </w:r>
      <w:r>
        <w:t xml:space="preserve">. Ao meu pai Geraldo que </w:t>
      </w:r>
      <w:r w:rsidR="00FC4640">
        <w:t>sempre foi meu exemplo de vida</w:t>
      </w:r>
      <w:r>
        <w:t xml:space="preserve">. Aos meus amigos de trabalho que desde o início do projeto me deram forças para </w:t>
      </w:r>
      <w:r w:rsidR="00032640">
        <w:t>concluir</w:t>
      </w:r>
      <w:r>
        <w:t xml:space="preserve">. Ao meu orientador Guilherme </w:t>
      </w:r>
      <w:r w:rsidR="00737107">
        <w:t xml:space="preserve">por toda sabedoria transmitida e por estar </w:t>
      </w:r>
      <w:r w:rsidR="00947608">
        <w:t>sempre presente.</w:t>
      </w:r>
      <w:r w:rsidR="00FC4640">
        <w:t xml:space="preserve"> Ao professor </w:t>
      </w:r>
      <w:r w:rsidR="00FC4640" w:rsidRPr="00FC4640">
        <w:t>Ramon Garcia</w:t>
      </w:r>
      <w:r w:rsidR="00FC4640">
        <w:t xml:space="preserve"> que </w:t>
      </w:r>
      <w:r w:rsidR="00DF159F">
        <w:t>desde o início dessa jornada foi um grande facilitador e coordenador do mestrado em economia da UFABC.</w:t>
      </w:r>
    </w:p>
    <w:p w14:paraId="245905FD" w14:textId="77777777" w:rsidR="00FC4640" w:rsidRDefault="00FC4640" w:rsidP="00FC4640">
      <w:pPr>
        <w:pStyle w:val="Mestrado"/>
        <w:rPr>
          <w:rFonts w:ascii="Times New Roman" w:hAnsi="Times New Roman" w:cs="Times New Roman"/>
          <w:sz w:val="32"/>
          <w:szCs w:val="32"/>
        </w:rPr>
      </w:pPr>
    </w:p>
    <w:p w14:paraId="148ED471" w14:textId="54DE3A61" w:rsidR="000539F9" w:rsidRDefault="000539F9">
      <w:pPr>
        <w:jc w:val="left"/>
        <w:rPr>
          <w:rFonts w:ascii="Times New Roman" w:hAnsi="Times New Roman" w:cs="Times New Roman"/>
          <w:sz w:val="32"/>
          <w:szCs w:val="32"/>
        </w:rPr>
      </w:pPr>
    </w:p>
    <w:p w14:paraId="6C727EF7" w14:textId="7F7DC0DD"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0CC5E186" w14:textId="2FB167AE"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RESUMO</w:t>
      </w:r>
    </w:p>
    <w:p w14:paraId="43E3579A" w14:textId="77777777" w:rsidR="004F157D" w:rsidRDefault="004F157D" w:rsidP="000539F9">
      <w:pPr>
        <w:jc w:val="center"/>
        <w:rPr>
          <w:sz w:val="20"/>
          <w:szCs w:val="20"/>
        </w:rPr>
      </w:pPr>
    </w:p>
    <w:p w14:paraId="5DDF64FD" w14:textId="79A406F7" w:rsidR="00740780" w:rsidRDefault="004F157D" w:rsidP="00DA31B1">
      <w:pPr>
        <w:pStyle w:val="Mestrado"/>
        <w:ind w:firstLine="708"/>
      </w:pPr>
      <w:r>
        <w:t xml:space="preserve">O objetivo desta dissertação é comparar a capacidade preditiva dos modelos univariados ARIMA com os modelos multivariados VAR e VEC sob a hipótese de cointegração. A análise foi baseada em simulações de Monte Carlo </w:t>
      </w:r>
      <w:r w:rsidR="008D43C3">
        <w:t xml:space="preserve">utilizando </w:t>
      </w:r>
      <w:r>
        <w:t xml:space="preserve">métricas estatísticas para </w:t>
      </w:r>
      <w:r w:rsidR="008D43C3">
        <w:t>avaliar</w:t>
      </w:r>
      <w:r>
        <w:t xml:space="preserve"> a performance </w:t>
      </w:r>
      <w:r w:rsidR="00391994">
        <w:t xml:space="preserve">preditiva </w:t>
      </w:r>
      <w:r>
        <w:t>dos modelos.</w:t>
      </w:r>
      <w:r w:rsidR="00DF159F">
        <w:t xml:space="preserve"> </w:t>
      </w:r>
      <w:ins w:id="1" w:author="Guilherme Lima" w:date="2022-06-28T22:06:00Z">
        <w:r w:rsidR="00943A08">
          <w:t xml:space="preserve">Com o intuito </w:t>
        </w:r>
      </w:ins>
      <w:ins w:id="2" w:author="Guilherme Lima" w:date="2022-06-28T22:07:00Z">
        <w:r w:rsidR="00943A08">
          <w:t xml:space="preserve">de fornecer </w:t>
        </w:r>
      </w:ins>
      <w:del w:id="3" w:author="Guilherme Lima" w:date="2022-06-28T22:07:00Z">
        <w:r w:rsidR="00DF159F" w:rsidDel="00943A08">
          <w:delText xml:space="preserve">Para </w:delText>
        </w:r>
      </w:del>
      <w:ins w:id="4" w:author="Guilherme Lima" w:date="2022-06-28T14:53:00Z">
        <w:r w:rsidR="00C37F6B">
          <w:t>suporte empírico</w:t>
        </w:r>
      </w:ins>
      <w:del w:id="5" w:author="Guilherme Lima" w:date="2022-06-28T14:53:00Z">
        <w:r w:rsidR="00DF159F" w:rsidDel="00C37F6B">
          <w:delText xml:space="preserve">validar </w:delText>
        </w:r>
      </w:del>
      <w:ins w:id="6" w:author="Guilherme Lima" w:date="2022-06-28T14:53:00Z">
        <w:r w:rsidR="00C37F6B">
          <w:t xml:space="preserve"> </w:t>
        </w:r>
      </w:ins>
      <w:del w:id="7" w:author="Guilherme Lima" w:date="2022-06-28T14:53:00Z">
        <w:r w:rsidR="00DF159F" w:rsidDel="00C37F6B">
          <w:delText>as</w:delText>
        </w:r>
        <w:r w:rsidR="008D43C3" w:rsidDel="00C37F6B">
          <w:delText xml:space="preserve"> </w:delText>
        </w:r>
      </w:del>
      <w:ins w:id="8" w:author="Guilherme Lima" w:date="2022-06-28T14:53:00Z">
        <w:r w:rsidR="00C37F6B">
          <w:t>à</w:t>
        </w:r>
        <w:r w:rsidR="00C37F6B">
          <w:t xml:space="preserve">s </w:t>
        </w:r>
      </w:ins>
      <w:r w:rsidR="008D43C3">
        <w:t>conclusões obtidas via</w:t>
      </w:r>
      <w:r w:rsidR="00DF159F">
        <w:t xml:space="preserve"> simulações foi realizado um experimento de modelagem com </w:t>
      </w:r>
      <w:r w:rsidR="008D43C3">
        <w:t xml:space="preserve">séries temporais </w:t>
      </w:r>
      <w:r w:rsidR="00BF20F0">
        <w:t xml:space="preserve">reais </w:t>
      </w:r>
      <w:r w:rsidR="00DF159F">
        <w:t>de cambio (USD/BRL) e inflação acumulada em 12 meses (IPCA).</w:t>
      </w:r>
      <w:r w:rsidR="0023719F">
        <w:t xml:space="preserve"> </w:t>
      </w:r>
      <w:r w:rsidR="00DF159F">
        <w:t xml:space="preserve">As simulações mostraram que a capacidade preditiva dos modelos em dados fora da amostra </w:t>
      </w:r>
      <w:del w:id="9" w:author="Guilherme Lima" w:date="2022-06-28T14:54:00Z">
        <w:r w:rsidR="00DF159F" w:rsidDel="00C37F6B">
          <w:delText xml:space="preserve">de treinamento </w:delText>
        </w:r>
      </w:del>
      <w:r w:rsidR="00DF159F">
        <w:t>é</w:t>
      </w:r>
      <w:ins w:id="10" w:author="Guilherme Lima" w:date="2022-06-28T14:54:00Z">
        <w:r w:rsidR="00C37F6B">
          <w:t>,</w:t>
        </w:r>
      </w:ins>
      <w:r w:rsidR="00DF159F">
        <w:t xml:space="preserve"> </w:t>
      </w:r>
      <w:r w:rsidR="00BC679A">
        <w:t>em</w:t>
      </w:r>
      <w:r w:rsidR="00DF159F">
        <w:t xml:space="preserve"> média</w:t>
      </w:r>
      <w:ins w:id="11" w:author="Guilherme Lima" w:date="2022-06-28T14:54:00Z">
        <w:r w:rsidR="00C37F6B">
          <w:t>,</w:t>
        </w:r>
      </w:ins>
      <w:r w:rsidR="00DF159F">
        <w:t xml:space="preserve"> </w:t>
      </w:r>
      <w:r w:rsidR="00F91E08">
        <w:t>equivalente</w:t>
      </w:r>
      <w:r w:rsidR="00DF159F">
        <w:t xml:space="preserve"> </w:t>
      </w:r>
      <w:ins w:id="12" w:author="Guilherme Lima" w:date="2022-06-28T14:55:00Z">
        <w:r w:rsidR="00C37F6B">
          <w:t xml:space="preserve">aos valores </w:t>
        </w:r>
      </w:ins>
      <w:del w:id="13" w:author="Guilherme Lima" w:date="2022-06-28T14:55:00Z">
        <w:r w:rsidR="00DF159F" w:rsidDel="003011A7">
          <w:delText xml:space="preserve">dentro </w:delText>
        </w:r>
      </w:del>
      <w:r w:rsidR="00DF159F">
        <w:t xml:space="preserve">dos intervalos de confiança </w:t>
      </w:r>
      <w:ins w:id="14" w:author="Guilherme Lima" w:date="2022-06-28T14:55:00Z">
        <w:r w:rsidR="003011A7">
          <w:t>a</w:t>
        </w:r>
      </w:ins>
      <w:del w:id="15" w:author="Guilherme Lima" w:date="2022-06-28T14:55:00Z">
        <w:r w:rsidR="00BC679A" w:rsidDel="003011A7">
          <w:delText>de</w:delText>
        </w:r>
      </w:del>
      <w:r w:rsidR="00BC679A">
        <w:t xml:space="preserve"> 95%</w:t>
      </w:r>
      <w:r w:rsidR="00DF159F">
        <w:t>.</w:t>
      </w:r>
      <w:r w:rsidR="00BC679A">
        <w:t xml:space="preserve"> </w:t>
      </w:r>
      <w:r w:rsidR="008D43C3">
        <w:t>No experimento com dados reais</w:t>
      </w:r>
      <w:r w:rsidR="00F91E08">
        <w:t xml:space="preserve"> a capacidade preditiva dos modelos foi similar </w:t>
      </w:r>
      <w:ins w:id="16" w:author="Guilherme Lima" w:date="2022-06-28T14:56:00Z">
        <w:r w:rsidR="003011A7">
          <w:t xml:space="preserve">considerando </w:t>
        </w:r>
      </w:ins>
      <w:del w:id="17" w:author="Guilherme Lima" w:date="2022-06-28T14:56:00Z">
        <w:r w:rsidR="00F91E08" w:rsidDel="003011A7">
          <w:delText>dentro d</w:delText>
        </w:r>
      </w:del>
      <w:r w:rsidR="00F91E08">
        <w:t>os intervalos de confiança</w:t>
      </w:r>
      <w:del w:id="18" w:author="Guilherme Lima" w:date="2022-06-28T14:56:00Z">
        <w:r w:rsidR="00F91E08" w:rsidDel="003011A7">
          <w:delText xml:space="preserve"> da média</w:delText>
        </w:r>
      </w:del>
      <w:r w:rsidR="00F91E08">
        <w:t>, alinhado</w:t>
      </w:r>
      <w:r w:rsidR="008D43C3">
        <w:t xml:space="preserve"> </w:t>
      </w:r>
      <w:ins w:id="19" w:author="Guilherme Lima" w:date="2022-06-28T14:57:00Z">
        <w:r w:rsidR="003011A7">
          <w:t xml:space="preserve">com </w:t>
        </w:r>
      </w:ins>
      <w:r w:rsidR="008D43C3">
        <w:t xml:space="preserve">a conclusão obtida </w:t>
      </w:r>
      <w:del w:id="20" w:author="Guilherme Lima" w:date="2022-06-28T14:57:00Z">
        <w:r w:rsidR="00F91E08" w:rsidDel="003011A7">
          <w:delText>via</w:delText>
        </w:r>
        <w:r w:rsidR="008D43C3" w:rsidDel="003011A7">
          <w:delText xml:space="preserve"> </w:delText>
        </w:r>
      </w:del>
      <w:ins w:id="21" w:author="Guilherme Lima" w:date="2022-06-28T14:57:00Z">
        <w:r w:rsidR="003011A7">
          <w:t>pelas</w:t>
        </w:r>
        <w:r w:rsidR="003011A7">
          <w:t xml:space="preserve"> </w:t>
        </w:r>
      </w:ins>
      <w:r w:rsidR="008D43C3">
        <w:t>simulações</w:t>
      </w:r>
      <w:r w:rsidR="00F91E08">
        <w:t>.</w:t>
      </w:r>
      <w:r w:rsidR="0023719F">
        <w:t xml:space="preserve"> </w:t>
      </w:r>
      <w:r w:rsidR="008D43C3">
        <w:t xml:space="preserve">Os resultados </w:t>
      </w:r>
      <w:r w:rsidR="00F91E08">
        <w:t xml:space="preserve">também se mostraram </w:t>
      </w:r>
      <w:r w:rsidR="00BF20F0">
        <w:t>alinhados</w:t>
      </w:r>
      <w:r w:rsidR="00BC679A">
        <w:t xml:space="preserve"> com as práticas de mercado onde</w:t>
      </w:r>
      <w:ins w:id="22" w:author="Guilherme Lima" w:date="2022-06-28T14:57:00Z">
        <w:r w:rsidR="003011A7">
          <w:t>,</w:t>
        </w:r>
      </w:ins>
      <w:r w:rsidR="00BC679A">
        <w:t xml:space="preserve"> mesmo sabendo a especificação teórica mais adequada ao conjunto de dados no </w:t>
      </w:r>
      <w:ins w:id="23" w:author="Guilherme Lima" w:date="2022-06-28T14:58:00Z">
        <w:r w:rsidR="003011A7">
          <w:t>processo de modelagem</w:t>
        </w:r>
      </w:ins>
      <w:del w:id="24" w:author="Guilherme Lima" w:date="2022-06-28T14:58:00Z">
        <w:r w:rsidR="00BC679A" w:rsidDel="003011A7">
          <w:delText>treinamento</w:delText>
        </w:r>
      </w:del>
      <w:r w:rsidR="00BC679A">
        <w:t>, deve-se atentar para experimentos de performance fora da amostra para maior assertividade nas predições.</w:t>
      </w:r>
      <w:r w:rsidR="008D43C3">
        <w:t xml:space="preserve"> </w:t>
      </w:r>
      <w:del w:id="25" w:author="Guilherme Lima" w:date="2022-06-28T14:59:00Z">
        <w:r w:rsidR="00391994" w:rsidDel="003011A7">
          <w:delText>Contudo, a</w:delText>
        </w:r>
      </w:del>
      <w:ins w:id="26" w:author="Guilherme Lima" w:date="2022-06-28T14:59:00Z">
        <w:r w:rsidR="003011A7">
          <w:t>A</w:t>
        </w:r>
      </w:ins>
      <w:r w:rsidR="00391994">
        <w:t xml:space="preserve"> amplitude dos intervalos de confiança aponta para a necessidade de realizar validações mais complexas previamente à escolha da estrutura de modelagem para predição.</w:t>
      </w:r>
      <w:r w:rsidR="0023719F">
        <w:t xml:space="preserve"> </w:t>
      </w:r>
      <w:r>
        <w:t>A conclusão do trabalho foi que</w:t>
      </w:r>
      <w:r w:rsidR="008D43C3">
        <w:t xml:space="preserve"> mesmo em um conjunto de </w:t>
      </w:r>
      <w:r>
        <w:t>séries cointegradas</w:t>
      </w:r>
      <w:r w:rsidR="00BF20F0">
        <w:t>, onde pela literatura econométrica existe uma orientação para modelagem via VEC,</w:t>
      </w:r>
      <w:r w:rsidR="008D43C3">
        <w:t xml:space="preserve"> para maior assertividade das predições é necessário fazer experimentos de validação fora da amostra para escolher o modelo com maior capacidade preditiva.</w:t>
      </w:r>
    </w:p>
    <w:p w14:paraId="165CD74C" w14:textId="095A0786" w:rsidR="000539F9" w:rsidRPr="00C94AA6" w:rsidRDefault="000539F9" w:rsidP="00DA31B1">
      <w:pPr>
        <w:pStyle w:val="Mestrado"/>
        <w:ind w:firstLine="708"/>
      </w:pPr>
      <w:r>
        <w:rPr>
          <w:rFonts w:ascii="Times New Roman" w:hAnsi="Times New Roman" w:cs="Times New Roman"/>
          <w:sz w:val="32"/>
          <w:szCs w:val="32"/>
        </w:rPr>
        <w:br w:type="page"/>
      </w:r>
    </w:p>
    <w:p w14:paraId="1FAC36A8" w14:textId="07F0FEEC" w:rsidR="000539F9" w:rsidRPr="0023719F" w:rsidRDefault="000539F9" w:rsidP="000539F9">
      <w:pPr>
        <w:jc w:val="center"/>
        <w:rPr>
          <w:rFonts w:ascii="Times New Roman" w:eastAsia="Times New Roman" w:hAnsi="Times New Roman" w:cs="Times New Roman"/>
          <w:b/>
          <w:bCs/>
          <w:szCs w:val="24"/>
          <w:lang w:val="en-US"/>
        </w:rPr>
      </w:pPr>
      <w:r w:rsidRPr="0023719F">
        <w:rPr>
          <w:rFonts w:ascii="Times New Roman" w:eastAsia="Times New Roman" w:hAnsi="Times New Roman" w:cs="Times New Roman"/>
          <w:b/>
          <w:bCs/>
          <w:szCs w:val="24"/>
          <w:lang w:val="en-US"/>
        </w:rPr>
        <w:lastRenderedPageBreak/>
        <w:t>ABSTRACT</w:t>
      </w:r>
    </w:p>
    <w:p w14:paraId="43704F32" w14:textId="25CC7BC9" w:rsidR="0074769E" w:rsidRPr="003011A7" w:rsidRDefault="003011A7" w:rsidP="000539F9">
      <w:pPr>
        <w:jc w:val="center"/>
        <w:rPr>
          <w:sz w:val="20"/>
          <w:szCs w:val="20"/>
          <w:rPrChange w:id="27" w:author="Guilherme Lima" w:date="2022-06-28T15:00:00Z">
            <w:rPr>
              <w:sz w:val="20"/>
              <w:szCs w:val="20"/>
              <w:lang w:val="en-US"/>
            </w:rPr>
          </w:rPrChange>
        </w:rPr>
      </w:pPr>
      <w:ins w:id="28" w:author="Guilherme Lima" w:date="2022-06-28T15:00:00Z">
        <w:r w:rsidRPr="003011A7">
          <w:rPr>
            <w:sz w:val="20"/>
            <w:szCs w:val="20"/>
            <w:highlight w:val="yellow"/>
            <w:rPrChange w:id="29" w:author="Guilherme Lima" w:date="2022-06-28T15:00:00Z">
              <w:rPr>
                <w:sz w:val="20"/>
                <w:szCs w:val="20"/>
                <w:lang w:val="en-US"/>
              </w:rPr>
            </w:rPrChange>
          </w:rPr>
          <w:t>(Revisar com base nas a</w:t>
        </w:r>
        <w:r w:rsidRPr="003011A7">
          <w:rPr>
            <w:sz w:val="20"/>
            <w:szCs w:val="20"/>
            <w:highlight w:val="yellow"/>
            <w:rPrChange w:id="30" w:author="Guilherme Lima" w:date="2022-06-28T15:00:00Z">
              <w:rPr>
                <w:sz w:val="20"/>
                <w:szCs w:val="20"/>
              </w:rPr>
            </w:rPrChange>
          </w:rPr>
          <w:t>lterações do resumo em português)</w:t>
        </w:r>
      </w:ins>
    </w:p>
    <w:p w14:paraId="70654C25" w14:textId="4AB80C37" w:rsidR="00AB07EB" w:rsidRPr="0023719F" w:rsidRDefault="0074769E" w:rsidP="00DA31B1">
      <w:pPr>
        <w:pStyle w:val="Mestrado"/>
        <w:ind w:firstLine="708"/>
        <w:rPr>
          <w:lang w:val="en-US"/>
        </w:rPr>
      </w:pPr>
      <w:bookmarkStart w:id="31" w:name="_Hlk107346531"/>
      <w:r w:rsidRPr="0023719F">
        <w:rPr>
          <w:lang w:val="en-US"/>
        </w:rPr>
        <w:t xml:space="preserve">This work aims </w:t>
      </w:r>
      <w:r w:rsidR="00AB07EB" w:rsidRPr="0023719F">
        <w:rPr>
          <w:lang w:val="en-US"/>
        </w:rPr>
        <w:t xml:space="preserve">to compare the predictive power of the univariate ARIMA models with the multivariate VAR and VEC models under the cointegration hypothesis. The analysis was </w:t>
      </w:r>
      <w:proofErr w:type="spellStart"/>
      <w:r w:rsidR="00AB07EB" w:rsidRPr="0023719F">
        <w:rPr>
          <w:lang w:val="en-US"/>
        </w:rPr>
        <w:t>condutec</w:t>
      </w:r>
      <w:proofErr w:type="spellEnd"/>
      <w:r w:rsidR="00AB07EB" w:rsidRPr="0023719F">
        <w:rPr>
          <w:lang w:val="en-US"/>
        </w:rPr>
        <w:t xml:space="preserve"> on Monte Carlo simulations using statistical methods to evaluate the predictive power. A model was estimated using exchange rate (USD/BRL) and 12-month cumulative inflation (IPCA) to check the Monte Carlo simulation insights.</w:t>
      </w:r>
      <w:r w:rsidR="0023719F">
        <w:rPr>
          <w:lang w:val="en-US"/>
        </w:rPr>
        <w:t xml:space="preserve"> </w:t>
      </w:r>
      <w:r w:rsidR="00AB07EB" w:rsidRPr="0023719F">
        <w:rPr>
          <w:lang w:val="en-US"/>
        </w:rPr>
        <w:t xml:space="preserve">The model's predictive power on out-of-sample data is </w:t>
      </w:r>
      <w:proofErr w:type="gramStart"/>
      <w:r w:rsidR="00AB07EB" w:rsidRPr="0023719F">
        <w:rPr>
          <w:lang w:val="en-US"/>
        </w:rPr>
        <w:t>similar to</w:t>
      </w:r>
      <w:proofErr w:type="gramEnd"/>
      <w:r w:rsidR="00AB07EB" w:rsidRPr="0023719F">
        <w:rPr>
          <w:lang w:val="en-US"/>
        </w:rPr>
        <w:t xml:space="preserve"> Monte Carlo simulations' 95% confidence intervals. The conclusion of the exchange rate and inflation data experiment was in line with simulations. The predictive power of the models was similar within the confidence intervals of the mean. However, the size of the confidence intervals demands more complex validations before choosing the modeling specification for prediction.</w:t>
      </w:r>
      <w:r w:rsidR="0023719F">
        <w:rPr>
          <w:lang w:val="en-US"/>
        </w:rPr>
        <w:t xml:space="preserve"> </w:t>
      </w:r>
      <w:r w:rsidR="00AB07EB" w:rsidRPr="0023719F">
        <w:rPr>
          <w:lang w:val="en-US"/>
        </w:rPr>
        <w:t>The results are also in line with market best practices, where even knowing the appropriate theoretical model specification, we should pay attention to out-of-sample performance experiments for greater assertiveness in predictions.</w:t>
      </w:r>
      <w:r w:rsidR="0023719F">
        <w:rPr>
          <w:lang w:val="en-US"/>
        </w:rPr>
        <w:t xml:space="preserve"> </w:t>
      </w:r>
      <w:r w:rsidR="00AB07EB" w:rsidRPr="0023719F">
        <w:rPr>
          <w:lang w:val="en-US"/>
        </w:rPr>
        <w:t>The work concluded that even in a set of cointegrated series, where there is a guide for modeling VEC in the econometric literature, to get more assertiveness of predictions, it is necessary to do out-of-sample experiments outside the sample to choose the model with greater predictive power.</w:t>
      </w:r>
      <w:bookmarkEnd w:id="31"/>
    </w:p>
    <w:p w14:paraId="6BAB24B5" w14:textId="418D9A4D" w:rsidR="000539F9" w:rsidRPr="0023719F" w:rsidRDefault="000539F9" w:rsidP="0074769E">
      <w:pPr>
        <w:pStyle w:val="Mestrado"/>
        <w:rPr>
          <w:rFonts w:ascii="Times New Roman" w:hAnsi="Times New Roman" w:cs="Times New Roman"/>
          <w:sz w:val="32"/>
          <w:szCs w:val="32"/>
          <w:lang w:val="en-US"/>
        </w:rPr>
      </w:pPr>
      <w:r w:rsidRPr="0023719F">
        <w:rPr>
          <w:rFonts w:ascii="Times New Roman" w:hAnsi="Times New Roman" w:cs="Times New Roman"/>
          <w:sz w:val="32"/>
          <w:szCs w:val="32"/>
          <w:lang w:val="en-US"/>
        </w:rPr>
        <w:br w:type="page"/>
      </w:r>
    </w:p>
    <w:p w14:paraId="5BEFF2D5" w14:textId="272FF04B"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LISTA DE FIGURAS</w:t>
      </w:r>
    </w:p>
    <w:p w14:paraId="75223F24" w14:textId="77777777" w:rsidR="0074769E" w:rsidRDefault="0074769E" w:rsidP="000539F9">
      <w:pPr>
        <w:jc w:val="center"/>
        <w:rPr>
          <w:sz w:val="20"/>
          <w:szCs w:val="20"/>
        </w:rPr>
      </w:pPr>
    </w:p>
    <w:p w14:paraId="37A18E82" w14:textId="4E82E9E5" w:rsidR="00535F69" w:rsidRPr="00535F69" w:rsidRDefault="00391C65">
      <w:pPr>
        <w:pStyle w:val="ndicedeilustraes"/>
        <w:tabs>
          <w:tab w:val="right" w:leader="dot" w:pos="8494"/>
        </w:tabs>
        <w:rPr>
          <w:rFonts w:eastAsiaTheme="minorEastAsia" w:cstheme="minorBidi"/>
          <w:i w:val="0"/>
          <w:iCs w:val="0"/>
          <w:noProof/>
          <w:sz w:val="24"/>
          <w:szCs w:val="24"/>
          <w:lang w:eastAsia="pt-BR"/>
        </w:rPr>
      </w:pPr>
      <w:r w:rsidRPr="00535F69">
        <w:rPr>
          <w:sz w:val="24"/>
          <w:szCs w:val="24"/>
        </w:rPr>
        <w:fldChar w:fldCharType="begin"/>
      </w:r>
      <w:r w:rsidRPr="00535F69">
        <w:rPr>
          <w:sz w:val="24"/>
          <w:szCs w:val="24"/>
        </w:rPr>
        <w:instrText xml:space="preserve"> TOC \h \z \c "Figura" </w:instrText>
      </w:r>
      <w:r w:rsidRPr="00535F69">
        <w:rPr>
          <w:sz w:val="24"/>
          <w:szCs w:val="24"/>
        </w:rPr>
        <w:fldChar w:fldCharType="separate"/>
      </w:r>
      <w:hyperlink w:anchor="_Toc97798129" w:history="1">
        <w:r w:rsidR="00535F69" w:rsidRPr="00535F69">
          <w:rPr>
            <w:rStyle w:val="Hyperlink"/>
            <w:noProof/>
            <w:sz w:val="24"/>
            <w:szCs w:val="24"/>
          </w:rPr>
          <w:t>Figura 1 - Estratégia de Validação Fora da Amostra Validation</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_Toc97798129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10</w:t>
        </w:r>
        <w:r w:rsidR="00535F69" w:rsidRPr="00535F69">
          <w:rPr>
            <w:noProof/>
            <w:webHidden/>
            <w:sz w:val="24"/>
            <w:szCs w:val="24"/>
          </w:rPr>
          <w:fldChar w:fldCharType="end"/>
        </w:r>
      </w:hyperlink>
    </w:p>
    <w:p w14:paraId="4BE4DF74" w14:textId="0AA03C55"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0" w:history="1">
        <w:r w:rsidR="00535F69" w:rsidRPr="00535F69">
          <w:rPr>
            <w:rStyle w:val="Hyperlink"/>
            <w:noProof/>
            <w:sz w:val="24"/>
            <w:szCs w:val="24"/>
          </w:rPr>
          <w:t>Figura 2 - Fluxograma do Processo de Simulação</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_Toc97798130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12</w:t>
        </w:r>
        <w:r w:rsidR="00535F69" w:rsidRPr="00535F69">
          <w:rPr>
            <w:noProof/>
            <w:webHidden/>
            <w:sz w:val="24"/>
            <w:szCs w:val="24"/>
          </w:rPr>
          <w:fldChar w:fldCharType="end"/>
        </w:r>
      </w:hyperlink>
    </w:p>
    <w:p w14:paraId="265D30E5" w14:textId="2A0BC91E"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1" w:history="1">
        <w:r w:rsidR="00535F69" w:rsidRPr="00535F69">
          <w:rPr>
            <w:rStyle w:val="Hyperlink"/>
            <w:noProof/>
            <w:sz w:val="24"/>
            <w:szCs w:val="24"/>
          </w:rPr>
          <w:t>Figura 3 – MAE | Fixo: n_obs__100 &amp; n_ma__0 &amp; n_ts__3 | Variando: n_fold_ts: [85%, 90, 95]</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_Toc97798131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13</w:t>
        </w:r>
        <w:r w:rsidR="00535F69" w:rsidRPr="00535F69">
          <w:rPr>
            <w:noProof/>
            <w:webHidden/>
            <w:sz w:val="24"/>
            <w:szCs w:val="24"/>
          </w:rPr>
          <w:fldChar w:fldCharType="end"/>
        </w:r>
      </w:hyperlink>
    </w:p>
    <w:p w14:paraId="60298D2B" w14:textId="4F2C111D"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2" w:history="1">
        <w:r w:rsidR="00535F69" w:rsidRPr="00535F69">
          <w:rPr>
            <w:rStyle w:val="Hyperlink"/>
            <w:noProof/>
            <w:sz w:val="24"/>
            <w:szCs w:val="24"/>
          </w:rPr>
          <w:t>Figura 4 - MAE | Fixo: n_obs__250 &amp; n_ma__0 &amp; n_ts__3 | Variando: n_fold_ts: [85%, 90%, 95%]</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_Toc97798132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13</w:t>
        </w:r>
        <w:r w:rsidR="00535F69" w:rsidRPr="00535F69">
          <w:rPr>
            <w:noProof/>
            <w:webHidden/>
            <w:sz w:val="24"/>
            <w:szCs w:val="24"/>
          </w:rPr>
          <w:fldChar w:fldCharType="end"/>
        </w:r>
      </w:hyperlink>
    </w:p>
    <w:p w14:paraId="35198B81" w14:textId="5C5D3641"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3" w:history="1">
        <w:r w:rsidR="00535F69" w:rsidRPr="00535F69">
          <w:rPr>
            <w:rStyle w:val="Hyperlink"/>
            <w:noProof/>
            <w:sz w:val="24"/>
            <w:szCs w:val="24"/>
          </w:rPr>
          <w:t>Figura 5 - MAE | Fixo: n_obs__500 &amp; n_ma__0 &amp; n_ts__3 | Variando: n_fold_ts: [85%, 90%, 95%]</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_Toc97798133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14</w:t>
        </w:r>
        <w:r w:rsidR="00535F69" w:rsidRPr="00535F69">
          <w:rPr>
            <w:noProof/>
            <w:webHidden/>
            <w:sz w:val="24"/>
            <w:szCs w:val="24"/>
          </w:rPr>
          <w:fldChar w:fldCharType="end"/>
        </w:r>
      </w:hyperlink>
    </w:p>
    <w:p w14:paraId="3009A862" w14:textId="4DD0D0F8"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4" w:history="1">
        <w:r w:rsidR="00535F69" w:rsidRPr="00535F69">
          <w:rPr>
            <w:rStyle w:val="Hyperlink"/>
            <w:noProof/>
            <w:sz w:val="24"/>
            <w:szCs w:val="24"/>
          </w:rPr>
          <w:t>Figura 6 - MAE | Fixo: n_obs__1000 &amp; n_ma__0 &amp; n_ts__3 | Variando: n_fold_ts: [85%, 90%, 95%]</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_Toc97798134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14</w:t>
        </w:r>
        <w:r w:rsidR="00535F69" w:rsidRPr="00535F69">
          <w:rPr>
            <w:noProof/>
            <w:webHidden/>
            <w:sz w:val="24"/>
            <w:szCs w:val="24"/>
          </w:rPr>
          <w:fldChar w:fldCharType="end"/>
        </w:r>
      </w:hyperlink>
    </w:p>
    <w:p w14:paraId="7D8D8D3E" w14:textId="62D7BF72"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5" w:history="1">
        <w:r w:rsidR="00535F69" w:rsidRPr="00535F69">
          <w:rPr>
            <w:rStyle w:val="Hyperlink"/>
            <w:noProof/>
            <w:sz w:val="24"/>
            <w:szCs w:val="24"/>
          </w:rPr>
          <w:t>Figura 7 - MAE | Fixo :n_obs__100 &amp; n_ma__0 &amp; n_fold_ts__95 | Variando: n_ts : [2,3]</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_Toc97798135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15</w:t>
        </w:r>
        <w:r w:rsidR="00535F69" w:rsidRPr="00535F69">
          <w:rPr>
            <w:noProof/>
            <w:webHidden/>
            <w:sz w:val="24"/>
            <w:szCs w:val="24"/>
          </w:rPr>
          <w:fldChar w:fldCharType="end"/>
        </w:r>
      </w:hyperlink>
    </w:p>
    <w:p w14:paraId="3A7074F7" w14:textId="7F11AD5C"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6" w:history="1">
        <w:r w:rsidR="00535F69" w:rsidRPr="00535F69">
          <w:rPr>
            <w:rStyle w:val="Hyperlink"/>
            <w:noProof/>
            <w:sz w:val="24"/>
            <w:szCs w:val="24"/>
          </w:rPr>
          <w:t>Figura 8 - MAE | Fixo :n_obs__500 &amp; n_ma__0 &amp; n_fold_ts__95 | Variando: n_ts : [2,3]</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_Toc97798136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15</w:t>
        </w:r>
        <w:r w:rsidR="00535F69" w:rsidRPr="00535F69">
          <w:rPr>
            <w:noProof/>
            <w:webHidden/>
            <w:sz w:val="24"/>
            <w:szCs w:val="24"/>
          </w:rPr>
          <w:fldChar w:fldCharType="end"/>
        </w:r>
      </w:hyperlink>
    </w:p>
    <w:p w14:paraId="074401DF" w14:textId="38732C67"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7" w:history="1">
        <w:r w:rsidR="00535F69" w:rsidRPr="00535F69">
          <w:rPr>
            <w:rStyle w:val="Hyperlink"/>
            <w:noProof/>
            <w:sz w:val="24"/>
            <w:szCs w:val="24"/>
          </w:rPr>
          <w:t>Figura 9 - MAE | Fixo :n_ma__0 &amp; n_fold_ts__95 &amp; n_ts__3 | Variando: n_obs: [100,250,500,1000]</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_Toc97798137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16</w:t>
        </w:r>
        <w:r w:rsidR="00535F69" w:rsidRPr="00535F69">
          <w:rPr>
            <w:noProof/>
            <w:webHidden/>
            <w:sz w:val="24"/>
            <w:szCs w:val="24"/>
          </w:rPr>
          <w:fldChar w:fldCharType="end"/>
        </w:r>
      </w:hyperlink>
    </w:p>
    <w:p w14:paraId="57088F31" w14:textId="235F700E"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8" w:history="1">
        <w:r w:rsidR="00535F69" w:rsidRPr="00535F69">
          <w:rPr>
            <w:rStyle w:val="Hyperlink"/>
            <w:noProof/>
            <w:sz w:val="24"/>
            <w:szCs w:val="24"/>
          </w:rPr>
          <w:t>Figura 10 - MAE | Fixo: n_obs__1000 &amp; n_fold_ts__95 &amp; n_ts__3 | Variando: n_ma: [0,12]</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_Toc97798138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17</w:t>
        </w:r>
        <w:r w:rsidR="00535F69" w:rsidRPr="00535F69">
          <w:rPr>
            <w:noProof/>
            <w:webHidden/>
            <w:sz w:val="24"/>
            <w:szCs w:val="24"/>
          </w:rPr>
          <w:fldChar w:fldCharType="end"/>
        </w:r>
      </w:hyperlink>
    </w:p>
    <w:p w14:paraId="7E6A3A11" w14:textId="73F656FA"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39" w:history="1">
        <w:r w:rsidR="00535F69" w:rsidRPr="00535F69">
          <w:rPr>
            <w:rStyle w:val="Hyperlink"/>
            <w:noProof/>
            <w:sz w:val="24"/>
            <w:szCs w:val="24"/>
          </w:rPr>
          <w:t>Figura 11 - MSE | Fixo :n_ma__0 &amp; n_fold_ts__95 &amp; n_ts__3 | Variando: n_obs : [100,250,500,1000]</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_Toc97798139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17</w:t>
        </w:r>
        <w:r w:rsidR="00535F69" w:rsidRPr="00535F69">
          <w:rPr>
            <w:noProof/>
            <w:webHidden/>
            <w:sz w:val="24"/>
            <w:szCs w:val="24"/>
          </w:rPr>
          <w:fldChar w:fldCharType="end"/>
        </w:r>
      </w:hyperlink>
    </w:p>
    <w:p w14:paraId="4C429443" w14:textId="70AD12A0"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0" w:history="1">
        <w:r w:rsidR="00535F69" w:rsidRPr="00535F69">
          <w:rPr>
            <w:rStyle w:val="Hyperlink"/>
            <w:noProof/>
            <w:sz w:val="24"/>
            <w:szCs w:val="24"/>
          </w:rPr>
          <w:t>Figura 12– ECDF | MAE &amp; n_obs__500 &amp; n_ma__0 &amp; n_fold_ts__85 &amp; n_ts__2</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_Toc97798140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21</w:t>
        </w:r>
        <w:r w:rsidR="00535F69" w:rsidRPr="00535F69">
          <w:rPr>
            <w:noProof/>
            <w:webHidden/>
            <w:sz w:val="24"/>
            <w:szCs w:val="24"/>
          </w:rPr>
          <w:fldChar w:fldCharType="end"/>
        </w:r>
      </w:hyperlink>
    </w:p>
    <w:p w14:paraId="313EB25F" w14:textId="14B04492"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1" w:history="1">
        <w:r w:rsidR="00535F69" w:rsidRPr="00535F69">
          <w:rPr>
            <w:rStyle w:val="Hyperlink"/>
            <w:noProof/>
            <w:sz w:val="24"/>
            <w:szCs w:val="24"/>
          </w:rPr>
          <w:t>Figura 13 - ECDF | MAE &amp; n_obs__100 &amp; n_ma__0 &amp; n_fold_ts__95 &amp; n_ts__3</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_Toc97798141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22</w:t>
        </w:r>
        <w:r w:rsidR="00535F69" w:rsidRPr="00535F69">
          <w:rPr>
            <w:noProof/>
            <w:webHidden/>
            <w:sz w:val="24"/>
            <w:szCs w:val="24"/>
          </w:rPr>
          <w:fldChar w:fldCharType="end"/>
        </w:r>
      </w:hyperlink>
    </w:p>
    <w:p w14:paraId="0D1C698A" w14:textId="4D4DACCB" w:rsidR="00EA508B" w:rsidRPr="00A17A00" w:rsidRDefault="00391C65" w:rsidP="000539F9">
      <w:pPr>
        <w:jc w:val="left"/>
        <w:rPr>
          <w:szCs w:val="24"/>
        </w:rPr>
      </w:pPr>
      <w:r w:rsidRPr="00535F69">
        <w:rPr>
          <w:szCs w:val="24"/>
        </w:rPr>
        <w:fldChar w:fldCharType="end"/>
      </w:r>
    </w:p>
    <w:p w14:paraId="132DB7C6" w14:textId="3D9E32F3" w:rsidR="000539F9" w:rsidRPr="00A17A00" w:rsidRDefault="000539F9">
      <w:pPr>
        <w:jc w:val="left"/>
        <w:rPr>
          <w:rFonts w:ascii="Times New Roman" w:hAnsi="Times New Roman" w:cs="Times New Roman"/>
          <w:szCs w:val="24"/>
        </w:rPr>
      </w:pPr>
      <w:r w:rsidRPr="00A17A00">
        <w:rPr>
          <w:rFonts w:ascii="Times New Roman" w:hAnsi="Times New Roman" w:cs="Times New Roman"/>
          <w:szCs w:val="24"/>
        </w:rPr>
        <w:br w:type="page"/>
      </w:r>
    </w:p>
    <w:p w14:paraId="43E9A0B2" w14:textId="491D4BC1" w:rsidR="0022594C" w:rsidRDefault="0022594C" w:rsidP="0022594C">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LISTA DE TABELAS</w:t>
      </w:r>
    </w:p>
    <w:p w14:paraId="03EFF8E5" w14:textId="77777777" w:rsidR="00A17A00" w:rsidRDefault="00A17A00" w:rsidP="0022594C">
      <w:pPr>
        <w:jc w:val="center"/>
        <w:rPr>
          <w:sz w:val="20"/>
          <w:szCs w:val="20"/>
        </w:rPr>
      </w:pPr>
    </w:p>
    <w:p w14:paraId="1095212E" w14:textId="60CFB57E" w:rsidR="00535F69" w:rsidRPr="00535F69" w:rsidRDefault="00D611FF">
      <w:pPr>
        <w:pStyle w:val="ndicedeilustraes"/>
        <w:tabs>
          <w:tab w:val="right" w:leader="dot" w:pos="8494"/>
        </w:tabs>
        <w:rPr>
          <w:rFonts w:eastAsiaTheme="minorEastAsia" w:cstheme="minorBidi"/>
          <w:i w:val="0"/>
          <w:iCs w:val="0"/>
          <w:noProof/>
          <w:sz w:val="24"/>
          <w:szCs w:val="24"/>
          <w:lang w:eastAsia="pt-BR"/>
        </w:rPr>
      </w:pPr>
      <w:r w:rsidRPr="00535F69">
        <w:rPr>
          <w:rFonts w:ascii="Times New Roman" w:hAnsi="Times New Roman" w:cs="Times New Roman"/>
          <w:sz w:val="24"/>
          <w:szCs w:val="24"/>
        </w:rPr>
        <w:fldChar w:fldCharType="begin"/>
      </w:r>
      <w:r w:rsidRPr="00535F69">
        <w:rPr>
          <w:rFonts w:ascii="Times New Roman" w:hAnsi="Times New Roman" w:cs="Times New Roman"/>
          <w:sz w:val="24"/>
          <w:szCs w:val="24"/>
        </w:rPr>
        <w:instrText xml:space="preserve"> TOC \h \z \c "Tabela" </w:instrText>
      </w:r>
      <w:r w:rsidRPr="00535F69">
        <w:rPr>
          <w:rFonts w:ascii="Times New Roman" w:hAnsi="Times New Roman" w:cs="Times New Roman"/>
          <w:sz w:val="24"/>
          <w:szCs w:val="24"/>
        </w:rPr>
        <w:fldChar w:fldCharType="separate"/>
      </w:r>
      <w:hyperlink w:anchor="_Toc97798142" w:history="1">
        <w:r w:rsidR="00535F69" w:rsidRPr="00535F69">
          <w:rPr>
            <w:rStyle w:val="Hyperlink"/>
            <w:noProof/>
            <w:sz w:val="24"/>
            <w:szCs w:val="24"/>
          </w:rPr>
          <w:t>Tabela 1 - GRID de parâmetros da simulação</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_Toc97798142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8</w:t>
        </w:r>
        <w:r w:rsidR="00535F69" w:rsidRPr="00535F69">
          <w:rPr>
            <w:noProof/>
            <w:webHidden/>
            <w:sz w:val="24"/>
            <w:szCs w:val="24"/>
          </w:rPr>
          <w:fldChar w:fldCharType="end"/>
        </w:r>
      </w:hyperlink>
    </w:p>
    <w:p w14:paraId="4426A140" w14:textId="54575FBD"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3" w:history="1">
        <w:r w:rsidR="00535F69" w:rsidRPr="00535F69">
          <w:rPr>
            <w:rStyle w:val="Hyperlink"/>
            <w:noProof/>
            <w:sz w:val="24"/>
            <w:szCs w:val="24"/>
          </w:rPr>
          <w:t>Tabela 2 - Parâmetros fixos da simulação</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_Toc97798143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8</w:t>
        </w:r>
        <w:r w:rsidR="00535F69" w:rsidRPr="00535F69">
          <w:rPr>
            <w:noProof/>
            <w:webHidden/>
            <w:sz w:val="24"/>
            <w:szCs w:val="24"/>
          </w:rPr>
          <w:fldChar w:fldCharType="end"/>
        </w:r>
      </w:hyperlink>
    </w:p>
    <w:p w14:paraId="1904EF4A" w14:textId="56BB09FC"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4" w:history="1">
        <w:r w:rsidR="00535F69" w:rsidRPr="00535F69">
          <w:rPr>
            <w:rStyle w:val="Hyperlink"/>
            <w:noProof/>
            <w:sz w:val="24"/>
            <w:szCs w:val="24"/>
          </w:rPr>
          <w:t>Tabela 3 - Percentual de Modelos com Performance igual fora da amostra segundo teste de Diebold Mariano | Fixando: n_obs__1000 &amp; n_ma__0 &amp; n_fold_ts__85 &amp; n_ts_3 | Variando: n_fold_ts: [85%,90%,95%]</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_Toc97798144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18</w:t>
        </w:r>
        <w:r w:rsidR="00535F69" w:rsidRPr="00535F69">
          <w:rPr>
            <w:noProof/>
            <w:webHidden/>
            <w:sz w:val="24"/>
            <w:szCs w:val="24"/>
          </w:rPr>
          <w:fldChar w:fldCharType="end"/>
        </w:r>
      </w:hyperlink>
    </w:p>
    <w:p w14:paraId="6D5CB7F5" w14:textId="45013B53"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5" w:history="1">
        <w:r w:rsidR="00535F69" w:rsidRPr="00535F69">
          <w:rPr>
            <w:rStyle w:val="Hyperlink"/>
            <w:noProof/>
            <w:sz w:val="24"/>
            <w:szCs w:val="24"/>
          </w:rPr>
          <w:t>Tabela 4 - Percentual de Modelos com Performance igual fora da amostra segundo teste de Diebold Mariano | Fixando: n_obs__250 &amp; n_ma__0 &amp; n_fold_ts__85 &amp; n_ts_3 | Variando: n_fold_ts: [85%,90%,95%]</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_Toc97798145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18</w:t>
        </w:r>
        <w:r w:rsidR="00535F69" w:rsidRPr="00535F69">
          <w:rPr>
            <w:noProof/>
            <w:webHidden/>
            <w:sz w:val="24"/>
            <w:szCs w:val="24"/>
          </w:rPr>
          <w:fldChar w:fldCharType="end"/>
        </w:r>
      </w:hyperlink>
    </w:p>
    <w:p w14:paraId="190A1630" w14:textId="5E14F143"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6" w:history="1">
        <w:r w:rsidR="00535F69" w:rsidRPr="00535F69">
          <w:rPr>
            <w:rStyle w:val="Hyperlink"/>
            <w:noProof/>
            <w:sz w:val="24"/>
            <w:szCs w:val="24"/>
          </w:rPr>
          <w:t>Tabela 5 - Percentual de Modelos com Performance igual fora da amostra segundo teste de Diebold Mariano | Fixando: n_ma__0 &amp; n_fold_ts__95 &amp; n_ts_3 | Variando: n_obs: [100,500,250]</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_Toc97798146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19</w:t>
        </w:r>
        <w:r w:rsidR="00535F69" w:rsidRPr="00535F69">
          <w:rPr>
            <w:noProof/>
            <w:webHidden/>
            <w:sz w:val="24"/>
            <w:szCs w:val="24"/>
          </w:rPr>
          <w:fldChar w:fldCharType="end"/>
        </w:r>
      </w:hyperlink>
    </w:p>
    <w:p w14:paraId="3301DD5F" w14:textId="68B9D1A0"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7" w:history="1">
        <w:r w:rsidR="00535F69" w:rsidRPr="00535F69">
          <w:rPr>
            <w:rStyle w:val="Hyperlink"/>
            <w:noProof/>
            <w:sz w:val="24"/>
            <w:szCs w:val="24"/>
          </w:rPr>
          <w:t>Tabela 6 - Percentual de Modelos com Performance igual fora da amostra segundo teste de Diebold Mariano | Fixando: n_ma__0 &amp; n_fold_ts__95 &amp; n_obs__500 | Variando: n_ts: [2,3]</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_Toc97798147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20</w:t>
        </w:r>
        <w:r w:rsidR="00535F69" w:rsidRPr="00535F69">
          <w:rPr>
            <w:noProof/>
            <w:webHidden/>
            <w:sz w:val="24"/>
            <w:szCs w:val="24"/>
          </w:rPr>
          <w:fldChar w:fldCharType="end"/>
        </w:r>
      </w:hyperlink>
    </w:p>
    <w:p w14:paraId="6996463F" w14:textId="7CBBD89F"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8" w:history="1">
        <w:r w:rsidR="00535F69" w:rsidRPr="00535F69">
          <w:rPr>
            <w:rStyle w:val="Hyperlink"/>
            <w:noProof/>
            <w:sz w:val="24"/>
            <w:szCs w:val="24"/>
          </w:rPr>
          <w:t>Tabela 7 - Percentual de Modelos com Performance igual fora da amostra segundo teste de Diebold Mariano | Fixando: n_ts__3 &amp; n_fold_ts__95 &amp; n_obs__500  | Variando: n_ma: [0,12]</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_Toc97798148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20</w:t>
        </w:r>
        <w:r w:rsidR="00535F69" w:rsidRPr="00535F69">
          <w:rPr>
            <w:noProof/>
            <w:webHidden/>
            <w:sz w:val="24"/>
            <w:szCs w:val="24"/>
          </w:rPr>
          <w:fldChar w:fldCharType="end"/>
        </w:r>
      </w:hyperlink>
    </w:p>
    <w:p w14:paraId="4511DCB1" w14:textId="6B7F4DD6"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49" w:history="1">
        <w:r w:rsidR="00535F69" w:rsidRPr="00535F69">
          <w:rPr>
            <w:rStyle w:val="Hyperlink"/>
            <w:noProof/>
            <w:sz w:val="24"/>
            <w:szCs w:val="24"/>
          </w:rPr>
          <w:t>Tabela 8 – Teste de KS para cada combinação de parâmetros da simulação mantendo fixo o número de observações em 500 unidades.</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_Toc97798149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21</w:t>
        </w:r>
        <w:r w:rsidR="00535F69" w:rsidRPr="00535F69">
          <w:rPr>
            <w:noProof/>
            <w:webHidden/>
            <w:sz w:val="24"/>
            <w:szCs w:val="24"/>
          </w:rPr>
          <w:fldChar w:fldCharType="end"/>
        </w:r>
      </w:hyperlink>
    </w:p>
    <w:p w14:paraId="594C4B2A" w14:textId="3E7CCB23" w:rsidR="00535F69" w:rsidRPr="00535F69" w:rsidRDefault="006D1D97">
      <w:pPr>
        <w:pStyle w:val="ndicedeilustraes"/>
        <w:tabs>
          <w:tab w:val="right" w:leader="dot" w:pos="8494"/>
        </w:tabs>
        <w:rPr>
          <w:rFonts w:eastAsiaTheme="minorEastAsia" w:cstheme="minorBidi"/>
          <w:i w:val="0"/>
          <w:iCs w:val="0"/>
          <w:noProof/>
          <w:sz w:val="24"/>
          <w:szCs w:val="24"/>
          <w:lang w:eastAsia="pt-BR"/>
        </w:rPr>
      </w:pPr>
      <w:hyperlink w:anchor="_Toc97798150" w:history="1">
        <w:r w:rsidR="00535F69" w:rsidRPr="00535F69">
          <w:rPr>
            <w:rStyle w:val="Hyperlink"/>
            <w:noProof/>
            <w:sz w:val="24"/>
            <w:szCs w:val="24"/>
          </w:rPr>
          <w:t>Tabela 9 – Teste de KS para cada combinação de parâmetros da simulação mantendo fixo o número de observações em 100 unidades.</w:t>
        </w:r>
        <w:r w:rsidR="00535F69" w:rsidRPr="00535F69">
          <w:rPr>
            <w:noProof/>
            <w:webHidden/>
            <w:sz w:val="24"/>
            <w:szCs w:val="24"/>
          </w:rPr>
          <w:tab/>
        </w:r>
        <w:r w:rsidR="00535F69" w:rsidRPr="00535F69">
          <w:rPr>
            <w:noProof/>
            <w:webHidden/>
            <w:sz w:val="24"/>
            <w:szCs w:val="24"/>
          </w:rPr>
          <w:fldChar w:fldCharType="begin"/>
        </w:r>
        <w:r w:rsidR="00535F69" w:rsidRPr="00535F69">
          <w:rPr>
            <w:noProof/>
            <w:webHidden/>
            <w:sz w:val="24"/>
            <w:szCs w:val="24"/>
          </w:rPr>
          <w:instrText xml:space="preserve"> PAGEREF _Toc97798150 \h </w:instrText>
        </w:r>
        <w:r w:rsidR="00535F69" w:rsidRPr="00535F69">
          <w:rPr>
            <w:noProof/>
            <w:webHidden/>
            <w:sz w:val="24"/>
            <w:szCs w:val="24"/>
          </w:rPr>
        </w:r>
        <w:r w:rsidR="00535F69" w:rsidRPr="00535F69">
          <w:rPr>
            <w:noProof/>
            <w:webHidden/>
            <w:sz w:val="24"/>
            <w:szCs w:val="24"/>
          </w:rPr>
          <w:fldChar w:fldCharType="separate"/>
        </w:r>
        <w:r w:rsidR="00535F69" w:rsidRPr="00535F69">
          <w:rPr>
            <w:noProof/>
            <w:webHidden/>
            <w:sz w:val="24"/>
            <w:szCs w:val="24"/>
          </w:rPr>
          <w:t>22</w:t>
        </w:r>
        <w:r w:rsidR="00535F69" w:rsidRPr="00535F69">
          <w:rPr>
            <w:noProof/>
            <w:webHidden/>
            <w:sz w:val="24"/>
            <w:szCs w:val="24"/>
          </w:rPr>
          <w:fldChar w:fldCharType="end"/>
        </w:r>
      </w:hyperlink>
    </w:p>
    <w:p w14:paraId="01F756CF" w14:textId="5EEC746E" w:rsidR="0022594C" w:rsidRPr="00A17A00" w:rsidRDefault="00D611FF">
      <w:pPr>
        <w:jc w:val="left"/>
        <w:rPr>
          <w:rFonts w:ascii="Times New Roman" w:hAnsi="Times New Roman" w:cs="Times New Roman"/>
          <w:szCs w:val="24"/>
        </w:rPr>
      </w:pPr>
      <w:r w:rsidRPr="00535F69">
        <w:rPr>
          <w:rFonts w:ascii="Times New Roman" w:hAnsi="Times New Roman" w:cs="Times New Roman"/>
          <w:szCs w:val="24"/>
        </w:rPr>
        <w:fldChar w:fldCharType="end"/>
      </w:r>
    </w:p>
    <w:p w14:paraId="442674C1" w14:textId="1259F01E" w:rsidR="0022594C" w:rsidRPr="00A17A00" w:rsidRDefault="0022594C" w:rsidP="00AC705B">
      <w:pPr>
        <w:rPr>
          <w:rFonts w:ascii="Times New Roman" w:hAnsi="Times New Roman" w:cs="Times New Roman"/>
          <w:szCs w:val="24"/>
        </w:rPr>
      </w:pPr>
      <w:r w:rsidRPr="00A17A00">
        <w:rPr>
          <w:rFonts w:ascii="Times New Roman" w:hAnsi="Times New Roman" w:cs="Times New Roman"/>
          <w:szCs w:val="24"/>
        </w:rPr>
        <w:br w:type="page"/>
      </w:r>
    </w:p>
    <w:p w14:paraId="489D2E02" w14:textId="1C100A46" w:rsidR="000539F9" w:rsidRDefault="000539F9" w:rsidP="000539F9">
      <w:pPr>
        <w:jc w:val="center"/>
        <w:rPr>
          <w:sz w:val="20"/>
          <w:szCs w:val="20"/>
        </w:rPr>
      </w:pPr>
      <w:r>
        <w:rPr>
          <w:rFonts w:ascii="Times New Roman" w:eastAsia="Times New Roman" w:hAnsi="Times New Roman" w:cs="Times New Roman"/>
          <w:b/>
          <w:bCs/>
          <w:szCs w:val="24"/>
        </w:rPr>
        <w:lastRenderedPageBreak/>
        <w:t>SUMÁRIO</w:t>
      </w:r>
    </w:p>
    <w:sdt>
      <w:sdtPr>
        <w:rPr>
          <w:rFonts w:asciiTheme="minorHAnsi" w:eastAsiaTheme="minorHAnsi" w:hAnsiTheme="minorHAnsi" w:cstheme="minorBidi"/>
          <w:color w:val="auto"/>
          <w:sz w:val="24"/>
          <w:szCs w:val="22"/>
          <w:lang w:eastAsia="en-US"/>
        </w:rPr>
        <w:id w:val="-1717579668"/>
        <w:docPartObj>
          <w:docPartGallery w:val="Table of Contents"/>
          <w:docPartUnique/>
        </w:docPartObj>
      </w:sdtPr>
      <w:sdtEndPr>
        <w:rPr>
          <w:b/>
          <w:bCs/>
        </w:rPr>
      </w:sdtEndPr>
      <w:sdtContent>
        <w:p w14:paraId="67D3CD83" w14:textId="1D1C164A" w:rsidR="00391C65" w:rsidRDefault="00391C65">
          <w:pPr>
            <w:pStyle w:val="CabealhodoSumrio"/>
          </w:pPr>
        </w:p>
        <w:p w14:paraId="7173D667" w14:textId="1FD21C7F" w:rsidR="00356220" w:rsidRDefault="00391C65">
          <w:pPr>
            <w:pStyle w:val="Sumrio1"/>
            <w:tabs>
              <w:tab w:val="left" w:pos="440"/>
              <w:tab w:val="right" w:leader="dot" w:pos="8494"/>
            </w:tabs>
            <w:rPr>
              <w:rFonts w:eastAsiaTheme="minorEastAsia"/>
              <w:noProof/>
              <w:sz w:val="22"/>
              <w:lang w:eastAsia="pt-BR"/>
            </w:rPr>
          </w:pPr>
          <w:r>
            <w:fldChar w:fldCharType="begin"/>
          </w:r>
          <w:r>
            <w:instrText xml:space="preserve"> TOC \o "1-3" \h \z \u </w:instrText>
          </w:r>
          <w:r>
            <w:fldChar w:fldCharType="separate"/>
          </w:r>
          <w:hyperlink w:anchor="_Toc106614864" w:history="1">
            <w:r w:rsidR="00356220" w:rsidRPr="00B4471D">
              <w:rPr>
                <w:rStyle w:val="Hyperlink"/>
                <w:noProof/>
              </w:rPr>
              <w:t>1)</w:t>
            </w:r>
            <w:r w:rsidR="00356220">
              <w:rPr>
                <w:rFonts w:eastAsiaTheme="minorEastAsia"/>
                <w:noProof/>
                <w:sz w:val="22"/>
                <w:lang w:eastAsia="pt-BR"/>
              </w:rPr>
              <w:tab/>
            </w:r>
            <w:r w:rsidR="00356220" w:rsidRPr="00B4471D">
              <w:rPr>
                <w:rStyle w:val="Hyperlink"/>
                <w:noProof/>
              </w:rPr>
              <w:t>Introdução</w:t>
            </w:r>
            <w:r w:rsidR="00356220">
              <w:rPr>
                <w:noProof/>
                <w:webHidden/>
              </w:rPr>
              <w:tab/>
            </w:r>
            <w:r w:rsidR="00356220">
              <w:rPr>
                <w:noProof/>
                <w:webHidden/>
              </w:rPr>
              <w:fldChar w:fldCharType="begin"/>
            </w:r>
            <w:r w:rsidR="00356220">
              <w:rPr>
                <w:noProof/>
                <w:webHidden/>
              </w:rPr>
              <w:instrText xml:space="preserve"> PAGEREF _Toc106614864 \h </w:instrText>
            </w:r>
            <w:r w:rsidR="00356220">
              <w:rPr>
                <w:noProof/>
                <w:webHidden/>
              </w:rPr>
            </w:r>
            <w:r w:rsidR="00356220">
              <w:rPr>
                <w:noProof/>
                <w:webHidden/>
              </w:rPr>
              <w:fldChar w:fldCharType="separate"/>
            </w:r>
            <w:r w:rsidR="00356220">
              <w:rPr>
                <w:noProof/>
                <w:webHidden/>
              </w:rPr>
              <w:t>1</w:t>
            </w:r>
            <w:r w:rsidR="00356220">
              <w:rPr>
                <w:noProof/>
                <w:webHidden/>
              </w:rPr>
              <w:fldChar w:fldCharType="end"/>
            </w:r>
          </w:hyperlink>
        </w:p>
        <w:p w14:paraId="03F531F8" w14:textId="6D718D21" w:rsidR="00356220" w:rsidRDefault="006D1D97">
          <w:pPr>
            <w:pStyle w:val="Sumrio1"/>
            <w:tabs>
              <w:tab w:val="left" w:pos="440"/>
              <w:tab w:val="right" w:leader="dot" w:pos="8494"/>
            </w:tabs>
            <w:rPr>
              <w:rFonts w:eastAsiaTheme="minorEastAsia"/>
              <w:noProof/>
              <w:sz w:val="22"/>
              <w:lang w:eastAsia="pt-BR"/>
            </w:rPr>
          </w:pPr>
          <w:hyperlink w:anchor="_Toc106614865" w:history="1">
            <w:r w:rsidR="00356220" w:rsidRPr="00B4471D">
              <w:rPr>
                <w:rStyle w:val="Hyperlink"/>
                <w:noProof/>
              </w:rPr>
              <w:t>a)</w:t>
            </w:r>
            <w:r w:rsidR="00356220">
              <w:rPr>
                <w:rFonts w:eastAsiaTheme="minorEastAsia"/>
                <w:noProof/>
                <w:sz w:val="22"/>
                <w:lang w:eastAsia="pt-BR"/>
              </w:rPr>
              <w:tab/>
            </w:r>
            <w:r w:rsidR="00356220" w:rsidRPr="00B4471D">
              <w:rPr>
                <w:rStyle w:val="Hyperlink"/>
                <w:noProof/>
              </w:rPr>
              <w:t>Linha do Tempo</w:t>
            </w:r>
            <w:r w:rsidR="00356220">
              <w:rPr>
                <w:noProof/>
                <w:webHidden/>
              </w:rPr>
              <w:tab/>
            </w:r>
            <w:r w:rsidR="00356220">
              <w:rPr>
                <w:noProof/>
                <w:webHidden/>
              </w:rPr>
              <w:fldChar w:fldCharType="begin"/>
            </w:r>
            <w:r w:rsidR="00356220">
              <w:rPr>
                <w:noProof/>
                <w:webHidden/>
              </w:rPr>
              <w:instrText xml:space="preserve"> PAGEREF _Toc106614865 \h </w:instrText>
            </w:r>
            <w:r w:rsidR="00356220">
              <w:rPr>
                <w:noProof/>
                <w:webHidden/>
              </w:rPr>
            </w:r>
            <w:r w:rsidR="00356220">
              <w:rPr>
                <w:noProof/>
                <w:webHidden/>
              </w:rPr>
              <w:fldChar w:fldCharType="separate"/>
            </w:r>
            <w:r w:rsidR="00356220">
              <w:rPr>
                <w:noProof/>
                <w:webHidden/>
              </w:rPr>
              <w:t>1</w:t>
            </w:r>
            <w:r w:rsidR="00356220">
              <w:rPr>
                <w:noProof/>
                <w:webHidden/>
              </w:rPr>
              <w:fldChar w:fldCharType="end"/>
            </w:r>
          </w:hyperlink>
        </w:p>
        <w:p w14:paraId="708AB701" w14:textId="18AA2353" w:rsidR="00356220" w:rsidRDefault="006D1D97">
          <w:pPr>
            <w:pStyle w:val="Sumrio1"/>
            <w:tabs>
              <w:tab w:val="left" w:pos="440"/>
              <w:tab w:val="right" w:leader="dot" w:pos="8494"/>
            </w:tabs>
            <w:rPr>
              <w:rFonts w:eastAsiaTheme="minorEastAsia"/>
              <w:noProof/>
              <w:sz w:val="22"/>
              <w:lang w:eastAsia="pt-BR"/>
            </w:rPr>
          </w:pPr>
          <w:hyperlink w:anchor="_Toc106614866" w:history="1">
            <w:r w:rsidR="00356220" w:rsidRPr="00B4471D">
              <w:rPr>
                <w:rStyle w:val="Hyperlink"/>
                <w:noProof/>
              </w:rPr>
              <w:t>b)</w:t>
            </w:r>
            <w:r w:rsidR="00356220">
              <w:rPr>
                <w:rFonts w:eastAsiaTheme="minorEastAsia"/>
                <w:noProof/>
                <w:sz w:val="22"/>
                <w:lang w:eastAsia="pt-BR"/>
              </w:rPr>
              <w:tab/>
            </w:r>
            <w:r w:rsidR="00356220" w:rsidRPr="00B4471D">
              <w:rPr>
                <w:rStyle w:val="Hyperlink"/>
                <w:noProof/>
              </w:rPr>
              <w:t>Problema e Objetivo</w:t>
            </w:r>
            <w:r w:rsidR="00356220">
              <w:rPr>
                <w:noProof/>
                <w:webHidden/>
              </w:rPr>
              <w:tab/>
            </w:r>
            <w:r w:rsidR="00356220">
              <w:rPr>
                <w:noProof/>
                <w:webHidden/>
              </w:rPr>
              <w:fldChar w:fldCharType="begin"/>
            </w:r>
            <w:r w:rsidR="00356220">
              <w:rPr>
                <w:noProof/>
                <w:webHidden/>
              </w:rPr>
              <w:instrText xml:space="preserve"> PAGEREF _Toc106614866 \h </w:instrText>
            </w:r>
            <w:r w:rsidR="00356220">
              <w:rPr>
                <w:noProof/>
                <w:webHidden/>
              </w:rPr>
            </w:r>
            <w:r w:rsidR="00356220">
              <w:rPr>
                <w:noProof/>
                <w:webHidden/>
              </w:rPr>
              <w:fldChar w:fldCharType="separate"/>
            </w:r>
            <w:r w:rsidR="00356220">
              <w:rPr>
                <w:noProof/>
                <w:webHidden/>
              </w:rPr>
              <w:t>3</w:t>
            </w:r>
            <w:r w:rsidR="00356220">
              <w:rPr>
                <w:noProof/>
                <w:webHidden/>
              </w:rPr>
              <w:fldChar w:fldCharType="end"/>
            </w:r>
          </w:hyperlink>
        </w:p>
        <w:p w14:paraId="149B9F3F" w14:textId="69392D30" w:rsidR="00356220" w:rsidRDefault="006D1D97">
          <w:pPr>
            <w:pStyle w:val="Sumrio1"/>
            <w:tabs>
              <w:tab w:val="left" w:pos="440"/>
              <w:tab w:val="right" w:leader="dot" w:pos="8494"/>
            </w:tabs>
            <w:rPr>
              <w:rFonts w:eastAsiaTheme="minorEastAsia"/>
              <w:noProof/>
              <w:sz w:val="22"/>
              <w:lang w:eastAsia="pt-BR"/>
            </w:rPr>
          </w:pPr>
          <w:hyperlink w:anchor="_Toc106614867" w:history="1">
            <w:r w:rsidR="00356220" w:rsidRPr="00B4471D">
              <w:rPr>
                <w:rStyle w:val="Hyperlink"/>
                <w:noProof/>
              </w:rPr>
              <w:t>2)</w:t>
            </w:r>
            <w:r w:rsidR="00356220">
              <w:rPr>
                <w:rFonts w:eastAsiaTheme="minorEastAsia"/>
                <w:noProof/>
                <w:sz w:val="22"/>
                <w:lang w:eastAsia="pt-BR"/>
              </w:rPr>
              <w:tab/>
            </w:r>
            <w:r w:rsidR="00356220" w:rsidRPr="00B4471D">
              <w:rPr>
                <w:rStyle w:val="Hyperlink"/>
                <w:noProof/>
              </w:rPr>
              <w:t>Revisão Bibliográfica</w:t>
            </w:r>
            <w:r w:rsidR="00356220">
              <w:rPr>
                <w:noProof/>
                <w:webHidden/>
              </w:rPr>
              <w:tab/>
            </w:r>
            <w:r w:rsidR="00356220">
              <w:rPr>
                <w:noProof/>
                <w:webHidden/>
              </w:rPr>
              <w:fldChar w:fldCharType="begin"/>
            </w:r>
            <w:r w:rsidR="00356220">
              <w:rPr>
                <w:noProof/>
                <w:webHidden/>
              </w:rPr>
              <w:instrText xml:space="preserve"> PAGEREF _Toc106614867 \h </w:instrText>
            </w:r>
            <w:r w:rsidR="00356220">
              <w:rPr>
                <w:noProof/>
                <w:webHidden/>
              </w:rPr>
            </w:r>
            <w:r w:rsidR="00356220">
              <w:rPr>
                <w:noProof/>
                <w:webHidden/>
              </w:rPr>
              <w:fldChar w:fldCharType="separate"/>
            </w:r>
            <w:r w:rsidR="00356220">
              <w:rPr>
                <w:noProof/>
                <w:webHidden/>
              </w:rPr>
              <w:t>3</w:t>
            </w:r>
            <w:r w:rsidR="00356220">
              <w:rPr>
                <w:noProof/>
                <w:webHidden/>
              </w:rPr>
              <w:fldChar w:fldCharType="end"/>
            </w:r>
          </w:hyperlink>
        </w:p>
        <w:p w14:paraId="3138ED5C" w14:textId="723B318C" w:rsidR="00356220" w:rsidRDefault="006D1D97">
          <w:pPr>
            <w:pStyle w:val="Sumrio1"/>
            <w:tabs>
              <w:tab w:val="left" w:pos="440"/>
              <w:tab w:val="right" w:leader="dot" w:pos="8494"/>
            </w:tabs>
            <w:rPr>
              <w:rFonts w:eastAsiaTheme="minorEastAsia"/>
              <w:noProof/>
              <w:sz w:val="22"/>
              <w:lang w:eastAsia="pt-BR"/>
            </w:rPr>
          </w:pPr>
          <w:hyperlink w:anchor="_Toc106614868" w:history="1">
            <w:r w:rsidR="00356220" w:rsidRPr="00B4471D">
              <w:rPr>
                <w:rStyle w:val="Hyperlink"/>
                <w:noProof/>
              </w:rPr>
              <w:t>3)</w:t>
            </w:r>
            <w:r w:rsidR="00356220">
              <w:rPr>
                <w:rFonts w:eastAsiaTheme="minorEastAsia"/>
                <w:noProof/>
                <w:sz w:val="22"/>
                <w:lang w:eastAsia="pt-BR"/>
              </w:rPr>
              <w:tab/>
            </w:r>
            <w:r w:rsidR="00356220" w:rsidRPr="00B4471D">
              <w:rPr>
                <w:rStyle w:val="Hyperlink"/>
                <w:noProof/>
              </w:rPr>
              <w:t>Metodologia</w:t>
            </w:r>
            <w:r w:rsidR="00356220">
              <w:rPr>
                <w:noProof/>
                <w:webHidden/>
              </w:rPr>
              <w:tab/>
            </w:r>
            <w:r w:rsidR="00356220">
              <w:rPr>
                <w:noProof/>
                <w:webHidden/>
              </w:rPr>
              <w:fldChar w:fldCharType="begin"/>
            </w:r>
            <w:r w:rsidR="00356220">
              <w:rPr>
                <w:noProof/>
                <w:webHidden/>
              </w:rPr>
              <w:instrText xml:space="preserve"> PAGEREF _Toc106614868 \h </w:instrText>
            </w:r>
            <w:r w:rsidR="00356220">
              <w:rPr>
                <w:noProof/>
                <w:webHidden/>
              </w:rPr>
            </w:r>
            <w:r w:rsidR="00356220">
              <w:rPr>
                <w:noProof/>
                <w:webHidden/>
              </w:rPr>
              <w:fldChar w:fldCharType="separate"/>
            </w:r>
            <w:r w:rsidR="00356220">
              <w:rPr>
                <w:noProof/>
                <w:webHidden/>
              </w:rPr>
              <w:t>6</w:t>
            </w:r>
            <w:r w:rsidR="00356220">
              <w:rPr>
                <w:noProof/>
                <w:webHidden/>
              </w:rPr>
              <w:fldChar w:fldCharType="end"/>
            </w:r>
          </w:hyperlink>
        </w:p>
        <w:p w14:paraId="6FF6A21C" w14:textId="372547CB" w:rsidR="00356220" w:rsidRDefault="006D1D97">
          <w:pPr>
            <w:pStyle w:val="Sumrio1"/>
            <w:tabs>
              <w:tab w:val="left" w:pos="440"/>
              <w:tab w:val="right" w:leader="dot" w:pos="8494"/>
            </w:tabs>
            <w:rPr>
              <w:rFonts w:eastAsiaTheme="minorEastAsia"/>
              <w:noProof/>
              <w:sz w:val="22"/>
              <w:lang w:eastAsia="pt-BR"/>
            </w:rPr>
          </w:pPr>
          <w:hyperlink w:anchor="_Toc106614869" w:history="1">
            <w:r w:rsidR="00356220" w:rsidRPr="00B4471D">
              <w:rPr>
                <w:rStyle w:val="Hyperlink"/>
                <w:noProof/>
              </w:rPr>
              <w:t>a)</w:t>
            </w:r>
            <w:r w:rsidR="00356220">
              <w:rPr>
                <w:rFonts w:eastAsiaTheme="minorEastAsia"/>
                <w:noProof/>
                <w:sz w:val="22"/>
                <w:lang w:eastAsia="pt-BR"/>
              </w:rPr>
              <w:tab/>
            </w:r>
            <w:r w:rsidR="00356220" w:rsidRPr="00B4471D">
              <w:rPr>
                <w:rStyle w:val="Hyperlink"/>
                <w:noProof/>
              </w:rPr>
              <w:t>Design dos Modelos</w:t>
            </w:r>
            <w:r w:rsidR="00356220">
              <w:rPr>
                <w:noProof/>
                <w:webHidden/>
              </w:rPr>
              <w:tab/>
            </w:r>
            <w:r w:rsidR="00356220">
              <w:rPr>
                <w:noProof/>
                <w:webHidden/>
              </w:rPr>
              <w:fldChar w:fldCharType="begin"/>
            </w:r>
            <w:r w:rsidR="00356220">
              <w:rPr>
                <w:noProof/>
                <w:webHidden/>
              </w:rPr>
              <w:instrText xml:space="preserve"> PAGEREF _Toc106614869 \h </w:instrText>
            </w:r>
            <w:r w:rsidR="00356220">
              <w:rPr>
                <w:noProof/>
                <w:webHidden/>
              </w:rPr>
            </w:r>
            <w:r w:rsidR="00356220">
              <w:rPr>
                <w:noProof/>
                <w:webHidden/>
              </w:rPr>
              <w:fldChar w:fldCharType="separate"/>
            </w:r>
            <w:r w:rsidR="00356220">
              <w:rPr>
                <w:noProof/>
                <w:webHidden/>
              </w:rPr>
              <w:t>6</w:t>
            </w:r>
            <w:r w:rsidR="00356220">
              <w:rPr>
                <w:noProof/>
                <w:webHidden/>
              </w:rPr>
              <w:fldChar w:fldCharType="end"/>
            </w:r>
          </w:hyperlink>
        </w:p>
        <w:p w14:paraId="63B5F525" w14:textId="48B853B7" w:rsidR="00356220" w:rsidRDefault="006D1D97">
          <w:pPr>
            <w:pStyle w:val="Sumrio1"/>
            <w:tabs>
              <w:tab w:val="left" w:pos="440"/>
              <w:tab w:val="right" w:leader="dot" w:pos="8494"/>
            </w:tabs>
            <w:rPr>
              <w:rFonts w:eastAsiaTheme="minorEastAsia"/>
              <w:noProof/>
              <w:sz w:val="22"/>
              <w:lang w:eastAsia="pt-BR"/>
            </w:rPr>
          </w:pPr>
          <w:hyperlink w:anchor="_Toc106614870" w:history="1">
            <w:r w:rsidR="00356220" w:rsidRPr="00B4471D">
              <w:rPr>
                <w:rStyle w:val="Hyperlink"/>
                <w:noProof/>
              </w:rPr>
              <w:t>b)</w:t>
            </w:r>
            <w:r w:rsidR="00356220">
              <w:rPr>
                <w:rFonts w:eastAsiaTheme="minorEastAsia"/>
                <w:noProof/>
                <w:sz w:val="22"/>
                <w:lang w:eastAsia="pt-BR"/>
              </w:rPr>
              <w:tab/>
            </w:r>
            <w:r w:rsidR="00356220" w:rsidRPr="00B4471D">
              <w:rPr>
                <w:rStyle w:val="Hyperlink"/>
                <w:noProof/>
              </w:rPr>
              <w:t>Metodologia de Simulação</w:t>
            </w:r>
            <w:r w:rsidR="00356220">
              <w:rPr>
                <w:noProof/>
                <w:webHidden/>
              </w:rPr>
              <w:tab/>
            </w:r>
            <w:r w:rsidR="00356220">
              <w:rPr>
                <w:noProof/>
                <w:webHidden/>
              </w:rPr>
              <w:fldChar w:fldCharType="begin"/>
            </w:r>
            <w:r w:rsidR="00356220">
              <w:rPr>
                <w:noProof/>
                <w:webHidden/>
              </w:rPr>
              <w:instrText xml:space="preserve"> PAGEREF _Toc106614870 \h </w:instrText>
            </w:r>
            <w:r w:rsidR="00356220">
              <w:rPr>
                <w:noProof/>
                <w:webHidden/>
              </w:rPr>
            </w:r>
            <w:r w:rsidR="00356220">
              <w:rPr>
                <w:noProof/>
                <w:webHidden/>
              </w:rPr>
              <w:fldChar w:fldCharType="separate"/>
            </w:r>
            <w:r w:rsidR="00356220">
              <w:rPr>
                <w:noProof/>
                <w:webHidden/>
              </w:rPr>
              <w:t>9</w:t>
            </w:r>
            <w:r w:rsidR="00356220">
              <w:rPr>
                <w:noProof/>
                <w:webHidden/>
              </w:rPr>
              <w:fldChar w:fldCharType="end"/>
            </w:r>
          </w:hyperlink>
        </w:p>
        <w:p w14:paraId="568A78B6" w14:textId="4CAB3F72" w:rsidR="00356220" w:rsidRDefault="006D1D97">
          <w:pPr>
            <w:pStyle w:val="Sumrio1"/>
            <w:tabs>
              <w:tab w:val="left" w:pos="440"/>
              <w:tab w:val="right" w:leader="dot" w:pos="8494"/>
            </w:tabs>
            <w:rPr>
              <w:rFonts w:eastAsiaTheme="minorEastAsia"/>
              <w:noProof/>
              <w:sz w:val="22"/>
              <w:lang w:eastAsia="pt-BR"/>
            </w:rPr>
          </w:pPr>
          <w:hyperlink w:anchor="_Toc106614871" w:history="1">
            <w:r w:rsidR="00356220" w:rsidRPr="00B4471D">
              <w:rPr>
                <w:rStyle w:val="Hyperlink"/>
                <w:noProof/>
              </w:rPr>
              <w:t>c)</w:t>
            </w:r>
            <w:r w:rsidR="00356220">
              <w:rPr>
                <w:rFonts w:eastAsiaTheme="minorEastAsia"/>
                <w:noProof/>
                <w:sz w:val="22"/>
                <w:lang w:eastAsia="pt-BR"/>
              </w:rPr>
              <w:tab/>
            </w:r>
            <w:r w:rsidR="00356220" w:rsidRPr="00B4471D">
              <w:rPr>
                <w:rStyle w:val="Hyperlink"/>
                <w:noProof/>
              </w:rPr>
              <w:t>Validação dos Modelos</w:t>
            </w:r>
            <w:r w:rsidR="00356220">
              <w:rPr>
                <w:noProof/>
                <w:webHidden/>
              </w:rPr>
              <w:tab/>
            </w:r>
            <w:r w:rsidR="00356220">
              <w:rPr>
                <w:noProof/>
                <w:webHidden/>
              </w:rPr>
              <w:fldChar w:fldCharType="begin"/>
            </w:r>
            <w:r w:rsidR="00356220">
              <w:rPr>
                <w:noProof/>
                <w:webHidden/>
              </w:rPr>
              <w:instrText xml:space="preserve"> PAGEREF _Toc106614871 \h </w:instrText>
            </w:r>
            <w:r w:rsidR="00356220">
              <w:rPr>
                <w:noProof/>
                <w:webHidden/>
              </w:rPr>
            </w:r>
            <w:r w:rsidR="00356220">
              <w:rPr>
                <w:noProof/>
                <w:webHidden/>
              </w:rPr>
              <w:fldChar w:fldCharType="separate"/>
            </w:r>
            <w:r w:rsidR="00356220">
              <w:rPr>
                <w:noProof/>
                <w:webHidden/>
              </w:rPr>
              <w:t>11</w:t>
            </w:r>
            <w:r w:rsidR="00356220">
              <w:rPr>
                <w:noProof/>
                <w:webHidden/>
              </w:rPr>
              <w:fldChar w:fldCharType="end"/>
            </w:r>
          </w:hyperlink>
        </w:p>
        <w:p w14:paraId="1945CA04" w14:textId="58C0149D" w:rsidR="00356220" w:rsidRDefault="006D1D97">
          <w:pPr>
            <w:pStyle w:val="Sumrio1"/>
            <w:tabs>
              <w:tab w:val="left" w:pos="440"/>
              <w:tab w:val="right" w:leader="dot" w:pos="8494"/>
            </w:tabs>
            <w:rPr>
              <w:rFonts w:eastAsiaTheme="minorEastAsia"/>
              <w:noProof/>
              <w:sz w:val="22"/>
              <w:lang w:eastAsia="pt-BR"/>
            </w:rPr>
          </w:pPr>
          <w:hyperlink w:anchor="_Toc106614872" w:history="1">
            <w:r w:rsidR="00356220" w:rsidRPr="00B4471D">
              <w:rPr>
                <w:rStyle w:val="Hyperlink"/>
                <w:noProof/>
              </w:rPr>
              <w:t>4)</w:t>
            </w:r>
            <w:r w:rsidR="00356220">
              <w:rPr>
                <w:rFonts w:eastAsiaTheme="minorEastAsia"/>
                <w:noProof/>
                <w:sz w:val="22"/>
                <w:lang w:eastAsia="pt-BR"/>
              </w:rPr>
              <w:tab/>
            </w:r>
            <w:r w:rsidR="00356220" w:rsidRPr="00B4471D">
              <w:rPr>
                <w:rStyle w:val="Hyperlink"/>
                <w:noProof/>
              </w:rPr>
              <w:t>Resultados</w:t>
            </w:r>
            <w:r w:rsidR="00356220">
              <w:rPr>
                <w:noProof/>
                <w:webHidden/>
              </w:rPr>
              <w:tab/>
            </w:r>
            <w:r w:rsidR="00356220">
              <w:rPr>
                <w:noProof/>
                <w:webHidden/>
              </w:rPr>
              <w:fldChar w:fldCharType="begin"/>
            </w:r>
            <w:r w:rsidR="00356220">
              <w:rPr>
                <w:noProof/>
                <w:webHidden/>
              </w:rPr>
              <w:instrText xml:space="preserve"> PAGEREF _Toc106614872 \h </w:instrText>
            </w:r>
            <w:r w:rsidR="00356220">
              <w:rPr>
                <w:noProof/>
                <w:webHidden/>
              </w:rPr>
            </w:r>
            <w:r w:rsidR="00356220">
              <w:rPr>
                <w:noProof/>
                <w:webHidden/>
              </w:rPr>
              <w:fldChar w:fldCharType="separate"/>
            </w:r>
            <w:r w:rsidR="00356220">
              <w:rPr>
                <w:noProof/>
                <w:webHidden/>
              </w:rPr>
              <w:t>14</w:t>
            </w:r>
            <w:r w:rsidR="00356220">
              <w:rPr>
                <w:noProof/>
                <w:webHidden/>
              </w:rPr>
              <w:fldChar w:fldCharType="end"/>
            </w:r>
          </w:hyperlink>
        </w:p>
        <w:p w14:paraId="2563C483" w14:textId="124EE170" w:rsidR="00356220" w:rsidRDefault="006D1D97">
          <w:pPr>
            <w:pStyle w:val="Sumrio1"/>
            <w:tabs>
              <w:tab w:val="left" w:pos="440"/>
              <w:tab w:val="right" w:leader="dot" w:pos="8494"/>
            </w:tabs>
            <w:rPr>
              <w:rFonts w:eastAsiaTheme="minorEastAsia"/>
              <w:noProof/>
              <w:sz w:val="22"/>
              <w:lang w:eastAsia="pt-BR"/>
            </w:rPr>
          </w:pPr>
          <w:hyperlink w:anchor="_Toc106614873" w:history="1">
            <w:r w:rsidR="00356220" w:rsidRPr="00B4471D">
              <w:rPr>
                <w:rStyle w:val="Hyperlink"/>
                <w:noProof/>
              </w:rPr>
              <w:t>5)</w:t>
            </w:r>
            <w:r w:rsidR="00356220">
              <w:rPr>
                <w:rFonts w:eastAsiaTheme="minorEastAsia"/>
                <w:noProof/>
                <w:sz w:val="22"/>
                <w:lang w:eastAsia="pt-BR"/>
              </w:rPr>
              <w:tab/>
            </w:r>
            <w:r w:rsidR="00356220" w:rsidRPr="00B4471D">
              <w:rPr>
                <w:rStyle w:val="Hyperlink"/>
                <w:noProof/>
              </w:rPr>
              <w:t>Conclusões</w:t>
            </w:r>
            <w:r w:rsidR="00356220">
              <w:rPr>
                <w:noProof/>
                <w:webHidden/>
              </w:rPr>
              <w:tab/>
            </w:r>
            <w:r w:rsidR="00356220">
              <w:rPr>
                <w:noProof/>
                <w:webHidden/>
              </w:rPr>
              <w:fldChar w:fldCharType="begin"/>
            </w:r>
            <w:r w:rsidR="00356220">
              <w:rPr>
                <w:noProof/>
                <w:webHidden/>
              </w:rPr>
              <w:instrText xml:space="preserve"> PAGEREF _Toc106614873 \h </w:instrText>
            </w:r>
            <w:r w:rsidR="00356220">
              <w:rPr>
                <w:noProof/>
                <w:webHidden/>
              </w:rPr>
            </w:r>
            <w:r w:rsidR="00356220">
              <w:rPr>
                <w:noProof/>
                <w:webHidden/>
              </w:rPr>
              <w:fldChar w:fldCharType="separate"/>
            </w:r>
            <w:r w:rsidR="00356220">
              <w:rPr>
                <w:noProof/>
                <w:webHidden/>
              </w:rPr>
              <w:t>24</w:t>
            </w:r>
            <w:r w:rsidR="00356220">
              <w:rPr>
                <w:noProof/>
                <w:webHidden/>
              </w:rPr>
              <w:fldChar w:fldCharType="end"/>
            </w:r>
          </w:hyperlink>
        </w:p>
        <w:p w14:paraId="7F768CE2" w14:textId="009FDE92" w:rsidR="00356220" w:rsidRDefault="006D1D97">
          <w:pPr>
            <w:pStyle w:val="Sumrio1"/>
            <w:tabs>
              <w:tab w:val="left" w:pos="440"/>
              <w:tab w:val="right" w:leader="dot" w:pos="8494"/>
            </w:tabs>
            <w:rPr>
              <w:rFonts w:eastAsiaTheme="minorEastAsia"/>
              <w:noProof/>
              <w:sz w:val="22"/>
              <w:lang w:eastAsia="pt-BR"/>
            </w:rPr>
          </w:pPr>
          <w:hyperlink w:anchor="_Toc106614874" w:history="1">
            <w:r w:rsidR="00356220" w:rsidRPr="00B4471D">
              <w:rPr>
                <w:rStyle w:val="Hyperlink"/>
                <w:noProof/>
              </w:rPr>
              <w:t>6)</w:t>
            </w:r>
            <w:r w:rsidR="00356220">
              <w:rPr>
                <w:rFonts w:eastAsiaTheme="minorEastAsia"/>
                <w:noProof/>
                <w:sz w:val="22"/>
                <w:lang w:eastAsia="pt-BR"/>
              </w:rPr>
              <w:tab/>
            </w:r>
            <w:r w:rsidR="00356220" w:rsidRPr="00B4471D">
              <w:rPr>
                <w:rStyle w:val="Hyperlink"/>
                <w:noProof/>
              </w:rPr>
              <w:t>Referências</w:t>
            </w:r>
            <w:r w:rsidR="00356220">
              <w:rPr>
                <w:noProof/>
                <w:webHidden/>
              </w:rPr>
              <w:tab/>
            </w:r>
            <w:r w:rsidR="00356220">
              <w:rPr>
                <w:noProof/>
                <w:webHidden/>
              </w:rPr>
              <w:fldChar w:fldCharType="begin"/>
            </w:r>
            <w:r w:rsidR="00356220">
              <w:rPr>
                <w:noProof/>
                <w:webHidden/>
              </w:rPr>
              <w:instrText xml:space="preserve"> PAGEREF _Toc106614874 \h </w:instrText>
            </w:r>
            <w:r w:rsidR="00356220">
              <w:rPr>
                <w:noProof/>
                <w:webHidden/>
              </w:rPr>
            </w:r>
            <w:r w:rsidR="00356220">
              <w:rPr>
                <w:noProof/>
                <w:webHidden/>
              </w:rPr>
              <w:fldChar w:fldCharType="separate"/>
            </w:r>
            <w:r w:rsidR="00356220">
              <w:rPr>
                <w:noProof/>
                <w:webHidden/>
              </w:rPr>
              <w:t>25</w:t>
            </w:r>
            <w:r w:rsidR="00356220">
              <w:rPr>
                <w:noProof/>
                <w:webHidden/>
              </w:rPr>
              <w:fldChar w:fldCharType="end"/>
            </w:r>
          </w:hyperlink>
        </w:p>
        <w:p w14:paraId="0207BC42" w14:textId="61529CF6" w:rsidR="00356220" w:rsidRDefault="006D1D97">
          <w:pPr>
            <w:pStyle w:val="Sumrio1"/>
            <w:tabs>
              <w:tab w:val="left" w:pos="440"/>
              <w:tab w:val="right" w:leader="dot" w:pos="8494"/>
            </w:tabs>
            <w:rPr>
              <w:rFonts w:eastAsiaTheme="minorEastAsia"/>
              <w:noProof/>
              <w:sz w:val="22"/>
              <w:lang w:eastAsia="pt-BR"/>
            </w:rPr>
          </w:pPr>
          <w:hyperlink w:anchor="_Toc106614875" w:history="1">
            <w:r w:rsidR="00356220" w:rsidRPr="00B4471D">
              <w:rPr>
                <w:rStyle w:val="Hyperlink"/>
                <w:noProof/>
              </w:rPr>
              <w:t>7)</w:t>
            </w:r>
            <w:r w:rsidR="00356220">
              <w:rPr>
                <w:rFonts w:eastAsiaTheme="minorEastAsia"/>
                <w:noProof/>
                <w:sz w:val="22"/>
                <w:lang w:eastAsia="pt-BR"/>
              </w:rPr>
              <w:tab/>
            </w:r>
            <w:r w:rsidR="00356220" w:rsidRPr="00B4471D">
              <w:rPr>
                <w:rStyle w:val="Hyperlink"/>
                <w:noProof/>
              </w:rPr>
              <w:t>Apêndice</w:t>
            </w:r>
            <w:r w:rsidR="00356220">
              <w:rPr>
                <w:noProof/>
                <w:webHidden/>
              </w:rPr>
              <w:tab/>
            </w:r>
            <w:r w:rsidR="00356220">
              <w:rPr>
                <w:noProof/>
                <w:webHidden/>
              </w:rPr>
              <w:fldChar w:fldCharType="begin"/>
            </w:r>
            <w:r w:rsidR="00356220">
              <w:rPr>
                <w:noProof/>
                <w:webHidden/>
              </w:rPr>
              <w:instrText xml:space="preserve"> PAGEREF _Toc106614875 \h </w:instrText>
            </w:r>
            <w:r w:rsidR="00356220">
              <w:rPr>
                <w:noProof/>
                <w:webHidden/>
              </w:rPr>
            </w:r>
            <w:r w:rsidR="00356220">
              <w:rPr>
                <w:noProof/>
                <w:webHidden/>
              </w:rPr>
              <w:fldChar w:fldCharType="separate"/>
            </w:r>
            <w:r w:rsidR="00356220">
              <w:rPr>
                <w:noProof/>
                <w:webHidden/>
              </w:rPr>
              <w:t>28</w:t>
            </w:r>
            <w:r w:rsidR="00356220">
              <w:rPr>
                <w:noProof/>
                <w:webHidden/>
              </w:rPr>
              <w:fldChar w:fldCharType="end"/>
            </w:r>
          </w:hyperlink>
        </w:p>
        <w:p w14:paraId="7DCDD0B7" w14:textId="7D383E80" w:rsidR="00356220" w:rsidRDefault="006D1D97">
          <w:pPr>
            <w:pStyle w:val="Sumrio1"/>
            <w:tabs>
              <w:tab w:val="left" w:pos="440"/>
              <w:tab w:val="right" w:leader="dot" w:pos="8494"/>
            </w:tabs>
            <w:rPr>
              <w:rFonts w:eastAsiaTheme="minorEastAsia"/>
              <w:noProof/>
              <w:sz w:val="22"/>
              <w:lang w:eastAsia="pt-BR"/>
            </w:rPr>
          </w:pPr>
          <w:hyperlink w:anchor="_Toc106614876" w:history="1">
            <w:r w:rsidR="00356220" w:rsidRPr="00B4471D">
              <w:rPr>
                <w:rStyle w:val="Hyperlink"/>
                <w:noProof/>
              </w:rPr>
              <w:t>8)</w:t>
            </w:r>
            <w:r w:rsidR="00356220">
              <w:rPr>
                <w:rFonts w:eastAsiaTheme="minorEastAsia"/>
                <w:noProof/>
                <w:sz w:val="22"/>
                <w:lang w:eastAsia="pt-BR"/>
              </w:rPr>
              <w:tab/>
            </w:r>
            <w:r w:rsidR="00356220" w:rsidRPr="00B4471D">
              <w:rPr>
                <w:rStyle w:val="Hyperlink"/>
                <w:noProof/>
              </w:rPr>
              <w:t>Repositório</w:t>
            </w:r>
            <w:r w:rsidR="00356220">
              <w:rPr>
                <w:noProof/>
                <w:webHidden/>
              </w:rPr>
              <w:tab/>
            </w:r>
            <w:r w:rsidR="00356220">
              <w:rPr>
                <w:noProof/>
                <w:webHidden/>
              </w:rPr>
              <w:fldChar w:fldCharType="begin"/>
            </w:r>
            <w:r w:rsidR="00356220">
              <w:rPr>
                <w:noProof/>
                <w:webHidden/>
              </w:rPr>
              <w:instrText xml:space="preserve"> PAGEREF _Toc106614876 \h </w:instrText>
            </w:r>
            <w:r w:rsidR="00356220">
              <w:rPr>
                <w:noProof/>
                <w:webHidden/>
              </w:rPr>
            </w:r>
            <w:r w:rsidR="00356220">
              <w:rPr>
                <w:noProof/>
                <w:webHidden/>
              </w:rPr>
              <w:fldChar w:fldCharType="separate"/>
            </w:r>
            <w:r w:rsidR="00356220">
              <w:rPr>
                <w:noProof/>
                <w:webHidden/>
              </w:rPr>
              <w:t>28</w:t>
            </w:r>
            <w:r w:rsidR="00356220">
              <w:rPr>
                <w:noProof/>
                <w:webHidden/>
              </w:rPr>
              <w:fldChar w:fldCharType="end"/>
            </w:r>
          </w:hyperlink>
        </w:p>
        <w:p w14:paraId="43801120" w14:textId="5BCD0B25" w:rsidR="00391C65" w:rsidRDefault="00391C65">
          <w:r>
            <w:rPr>
              <w:b/>
              <w:bCs/>
            </w:rPr>
            <w:fldChar w:fldCharType="end"/>
          </w:r>
        </w:p>
      </w:sdtContent>
    </w:sdt>
    <w:p w14:paraId="70592B6D" w14:textId="27E3F733"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17431D0E" w14:textId="77777777" w:rsidR="0074084B" w:rsidRDefault="0074084B" w:rsidP="00626251">
      <w:pPr>
        <w:pStyle w:val="Ttulo1"/>
        <w:numPr>
          <w:ilvl w:val="0"/>
          <w:numId w:val="7"/>
        </w:numPr>
        <w:sectPr w:rsidR="0074084B" w:rsidSect="0074084B">
          <w:footerReference w:type="default" r:id="rId10"/>
          <w:headerReference w:type="first" r:id="rId11"/>
          <w:footerReference w:type="first" r:id="rId12"/>
          <w:type w:val="continuous"/>
          <w:pgSz w:w="11906" w:h="16838"/>
          <w:pgMar w:top="1560" w:right="1701" w:bottom="1417" w:left="1701" w:header="142" w:footer="737" w:gutter="0"/>
          <w:cols w:space="708"/>
          <w:docGrid w:linePitch="360"/>
        </w:sectPr>
      </w:pPr>
      <w:bookmarkStart w:id="32" w:name="_Hlk68016139"/>
      <w:bookmarkEnd w:id="0"/>
    </w:p>
    <w:p w14:paraId="0A0138C5" w14:textId="19823D0E" w:rsidR="00B10DA7" w:rsidRDefault="00B10DA7" w:rsidP="00626251">
      <w:pPr>
        <w:pStyle w:val="Ttulo1"/>
        <w:numPr>
          <w:ilvl w:val="0"/>
          <w:numId w:val="7"/>
        </w:numPr>
      </w:pPr>
      <w:bookmarkStart w:id="33" w:name="_Toc106614864"/>
      <w:r>
        <w:lastRenderedPageBreak/>
        <w:t>Introdução</w:t>
      </w:r>
      <w:bookmarkEnd w:id="33"/>
    </w:p>
    <w:p w14:paraId="0595E8F1" w14:textId="04FB033F" w:rsidR="000170CF" w:rsidRDefault="000170CF" w:rsidP="000170CF"/>
    <w:p w14:paraId="1459FCBE" w14:textId="3A5907FD" w:rsidR="000170CF" w:rsidRDefault="000170CF" w:rsidP="00230153">
      <w:pPr>
        <w:pStyle w:val="Mestrado"/>
        <w:ind w:firstLine="360"/>
      </w:pPr>
      <w:r w:rsidRPr="00E93A67">
        <w:t>Os modelos estatísticos de previsão são ferramentas usadas por cientistas de diversas áreas para antecipar tendências sobre o comportamento futuro de variáveis</w:t>
      </w:r>
      <w:ins w:id="34" w:author="Guilherme Lima" w:date="2022-06-28T15:01:00Z">
        <w:r w:rsidR="009E1D2C">
          <w:t>,</w:t>
        </w:r>
      </w:ins>
      <w:r w:rsidRPr="00E93A67">
        <w:t xml:space="preserve"> como a demanda de atendimentos de emergência </w:t>
      </w:r>
      <w:r>
        <w:fldChar w:fldCharType="begin" w:fldLock="1"/>
      </w:r>
      <w:r>
        <w:instrText>ADDIN CSL_CITATION {"citationItems":[{"id":"ITEM-1","itemData":{"DOI":"10.1023/A:1020390425029","ISSN":"13869620","PMID":"12437279","abstract":"This paper describes a model that can forecast the daily number of occupied beds due to emergency admissions in an acute hospital. Out of sample forecasts 32 day days in advance, have an RMS error of 3% of the mean number of beds used for emergency admissions. We find that the number of occupied beds due to emergency admissions is related to both air temperature and PHLS data on influenza like illnesses. We find that a period of high volatility, indicated by GARCH errors, will result in an increase in waiting times in the A&amp;E Department. Furthermore, volatility gives more warning of waiting times in A&amp;E than total bed occupancy. © 2002 Kluwer Academic Publishers.","author":[{"dropping-particle":"","family":"Jones","given":"Simon Andrew","non-dropping-particle":"","parse-names":false,"suffix":""},{"dropping-particle":"","family":"Joy","given":"Mark Patrick","non-dropping-particle":"","parse-names":false,"suffix":""},{"dropping-particle":"","family":"Pearson","given":"Jon","non-dropping-particle":"","parse-names":false,"suffix":""}],"container-title":"Health Care Management Science","id":"ITEM-1","issue":"4","issued":{"date-parts":[["2002"]]},"page":"297-305","title":"Forecasting demand of emergency care","type":"article-journal","volume":"5"},"uris":["http://www.mendeley.com/documents/?uuid=39c484ec-5ab4-48b0-9e86-da7e22852748"]}],"mendeley":{"formattedCitation":"(Jones et al., 2002)","plainTextFormattedCitation":"(Jones et al., 2002)","previouslyFormattedCitation":"(Jones et al., 2002)"},"properties":{"noteIndex":0},"schema":"https://github.com/citation-style-language/schema/raw/master/csl-citation.json"}</w:instrText>
      </w:r>
      <w:r>
        <w:fldChar w:fldCharType="separate"/>
      </w:r>
      <w:r w:rsidRPr="002B0F35">
        <w:rPr>
          <w:noProof/>
        </w:rPr>
        <w:t>(Jones et al., 2002)</w:t>
      </w:r>
      <w:r>
        <w:fldChar w:fldCharType="end"/>
      </w:r>
      <w:r>
        <w:t xml:space="preserve">, </w:t>
      </w:r>
      <w:r w:rsidRPr="00E93A67">
        <w:t xml:space="preserve">consumo de combustível de carros em ambientes urbanos </w:t>
      </w:r>
      <w:r>
        <w:fldChar w:fldCharType="begin" w:fldLock="1"/>
      </w:r>
      <w:r>
        <w:instrText>ADDIN CSL_CITATION {"citationItems":[{"id":"ITEM-1","itemData":{"ISSN":"2005-4238","abstract":"In this paper an Artificial Neural Network (ANN) model was used to help cars dealers recognize the many characteristics of cars, including manufacturers, their location and classification of cars according to several categories including: Make, Model, Type, Origin, DriveTrain, MSRP, Invoice, EngineSize, Cylinders, Horsepower, MPG_Highway, Weight, Wheelbase, Length. ANN was used in prediction of the number of miles per gallon when the car is driven in the city(MPG_City). The results showed that ANN model was able to predict MPG_City with 97.50 % accuracy. The factor of DriveTrain has the most influence on MPG_City evaluation. Similar studies can be carried out for the evaluation of other characteristics of cars.","author":[{"dropping-particle":"","family":"Afana","given":"Mohsen","non-dropping-particle":"","parse-names":false,"suffix":""},{"dropping-particle":"","family":"Ahmed","given":"Jomana","non-dropping-particle":"","parse-names":false,"suffix":""},{"dropping-particle":"","family":"Harb","given":"Bayan","non-dropping-particle":"","parse-names":false,"suffix":""},{"dropping-particle":"","family":"Abu-Nasser","given":"Bassem S","non-dropping-particle":"","parse-names":false,"suffix":""},{"dropping-particle":"","family":"Abu-Naser","given":"Samy S","non-dropping-particle":"","parse-names":false,"suffix":""}],"container-title":"International Journal of Advanced Science and Technology","id":"ITEM-1","issued":{"date-parts":[["2018"]]},"page":"51-59","title":"Artificial Neural Network for Forecasting Car Mileage per Gallon in the City","type":"article-journal","volume":"124"},"uris":["http://www.mendeley.com/documents/?uuid=6dedaa60-e58b-477e-a2b7-055d8e422eed"]}],"mendeley":{"formattedCitation":"(Afana et al., 2018)","plainTextFormattedCitation":"(Afana et al., 2018)","previouslyFormattedCitation":"(Afana et al., 2018)"},"properties":{"noteIndex":0},"schema":"https://github.com/citation-style-language/schema/raw/master/csl-citation.json"}</w:instrText>
      </w:r>
      <w:r>
        <w:fldChar w:fldCharType="separate"/>
      </w:r>
      <w:r w:rsidRPr="00877366">
        <w:rPr>
          <w:noProof/>
        </w:rPr>
        <w:t>(Afana et al., 2018)</w:t>
      </w:r>
      <w:r>
        <w:fldChar w:fldCharType="end"/>
      </w:r>
      <w:r>
        <w:t xml:space="preserve"> e para previsões climáticas </w:t>
      </w:r>
      <w:r>
        <w:fldChar w:fldCharType="begin" w:fldLock="1"/>
      </w:r>
      <w:r>
        <w:instrText>ADDIN CSL_CITATION {"citationItems":[{"id":"ITEM-1","itemData":{"DOI":"10.1007/s00382-004-0471-4","ISSN":"09307575","abstract":"We present the implementation and results of a model tuning and ensemble forecasting experiment using an ensemble Kalman filter for the simultaneous estimation of 12 parameters in a low resolution coupled atmosphere-ocean Earth System Model by tuning it to realistic data sets consisting of Levitus ocean temperature/salinity climatology, and NCEP/NCAR atmospheric temperature/humidity reanalysis data. The resulting ensemble of tuned model states is validated by comparing various diagnostics, such as mass and heat transports, to observational estimates and other model results. We show that this ensemble has a very reasonable climatology, with the 3-D ocean in particular having comparable realism to much more expensive coupled numerical models, at least in respect of these averaged indicators. A simple global warming experiment is performed to investigate the response and predictability of the climate to a change in radiative forcing, due to 100 years of 1% per annum atmospheric CO2 increase. The equilibrium surface air temperature rise for this CO2 increase is 4.2±0.1°C, which is approached on a time scale of 1,000 years. The simple atmosphere in this version of the model is missing several factors which, if included, would substantially increase the uncertainty of this estimate. However, even within this ensemble, there is substantial regional variability due to the possibility of collapse of the North Atlantic thermohaline circulation (THC), which switches off in more than one third of the ensemble members. For these cases, the regional temperature is not only 3-5°C colder than in the warmed worlds where the THC remains switched on, but is also 1-2°C colder than the current climate. Our results, which illustrate how objective probabilistic projections of future climate change can be efficiently generated, indicate a substantial uncertainty in the long-term future of the THC, and therefore the regional climate of western Europe. However, this uncertainty is only apparent in long-term integrations, with the initial transient response being similar across the entire ensemble. Application of this ensemble Kalman filtering technique to more complete climate models would improve the objectivity of probabilistic forecasts and hence should lead to significantly increased understanding of the uncertainty of our future climate. © Springer-Verlag 2004.","author":[{"dropping-particle":"","family":"Hargreaves","given":"Jules C.","non-dropping-particle":"","parse-names":false,"suffix":""},{"dropping-particle":"","family":"Annan","given":"J. D.","non-dropping-particle":"","parse-names":false,"suffix":""},{"dropping-particle":"","family":"Edwards","given":"N. R.","non-dropping-particle":"","parse-names":false,"suffix":""},{"dropping-particle":"","family":"Marsh","given":"R.","non-dropping-particle":"","parse-names":false,"suffix":""}],"container-title":"Climate Dynamics","id":"ITEM-1","issue":"7-8","issued":{"date-parts":[["2004"]]},"page":"745-760","title":"An efficient climate forecasting method using an intermediate complexity Earth System Model and the ensemble Kalman filter","type":"article-journal","volume":"23"},"uris":["http://www.mendeley.com/documents/?uuid=9c89e468-969b-414c-a076-4291e677105e"]}],"mendeley":{"formattedCitation":"(Hargreaves et al., 2004)","plainTextFormattedCitation":"(Hargreaves et al., 2004)","previouslyFormattedCitation":"(Hargreaves et al., 2004)"},"properties":{"noteIndex":0},"schema":"https://github.com/citation-style-language/schema/raw/master/csl-citation.json"}</w:instrText>
      </w:r>
      <w:r>
        <w:fldChar w:fldCharType="separate"/>
      </w:r>
      <w:r w:rsidRPr="00877366">
        <w:rPr>
          <w:noProof/>
        </w:rPr>
        <w:t>(Hargreaves et al., 2004)</w:t>
      </w:r>
      <w:r>
        <w:fldChar w:fldCharType="end"/>
      </w:r>
      <w:r>
        <w:t xml:space="preserve">. </w:t>
      </w:r>
      <w:r w:rsidRPr="00E93A67">
        <w:t xml:space="preserve">Em Economia, </w:t>
      </w:r>
      <w:ins w:id="35" w:author="Guilherme Lima" w:date="2022-06-28T15:01:00Z">
        <w:r w:rsidR="009E1D2C">
          <w:t xml:space="preserve">os </w:t>
        </w:r>
      </w:ins>
      <w:r w:rsidRPr="00E93A67">
        <w:t xml:space="preserve">modelos de previsão são empregados tanto por instituições do setor público quanto do setor privado. Entidades como os bancos centrais, por exemplo, utilizam modelos de previsão para antecipar tomadas de decisão acerca da política </w:t>
      </w:r>
      <w:r w:rsidRPr="002E1EF4">
        <w:t>monetária</w:t>
      </w:r>
      <w:r>
        <w:t xml:space="preserve"> </w:t>
      </w:r>
      <w:r>
        <w:fldChar w:fldCharType="begin" w:fldLock="1"/>
      </w:r>
      <w:r>
        <w:instrText>ADDIN CSL_CITATION {"citationItems":[{"id":"ITEM-1","itemData":{"abstract":"In the financial as well as managerial decision making process, forecasting is a crucial element (Majhi et al, 2009). Most research have been made on forecasting of financial and economic variables through the help of researchers in the last decades using series of fundamental and technical approaches yielding different results (Musa et al, 2014). The theory of forecasting exchange rate has been in existence for many centuries where different models yield different forecasting results either in the sample or out of sample (Onasanya &amp; Adeniji, 2013). A country's exchange rate is one of the most closely monitored indicators, as fluctuations in exchange rates can have far reaching economic consequences (Ribeiro, 2016). The recent financial turmoil all over the world demonstrates the urgency of perfect information of the exchange rates (Shim, 2000). Understanding the forecasting of exchange rate behaviour is important to monetary policy (Simwaka, 2007). One of the important variables that have considerable influence on other socioeconomic variables in Nigeria is the Nigerian naira / dollar exchange rate (Ismail, 2009). Owing to the critical role played by exchange rate dynamics in international trade and overall economic performance of all countries in general, the need for a good forecasting tool cannot be ruled out. In this study, we model and forecast the Naira / USD exchange rates over the period 1960-2017. Our diagnostic tests such as the ADF test indicate that EXC time series data is I (1). Based on the minimum AIC value, the study presents the ARIMA (1, 1, 1) model as the optimal model. The ADF test further indicates that the residuals of the ARIMA (1, 1, 1) model are stationary and thus bear the characteristics of a white noise process. It is also important to note that our forecast evaluation statistics, namely ME, RMSE, MAE, MPE, MAPE and Theil's U absolutely show that our forecast accuracy is quite good. Our forecast actually indicates that the Naira will continue to depreciate. The main policy implication from this study is that the Central Bank of Nigeria (CBN), should devalue the Naira in order to not only restore exchange rate stability but also encourage local manufacturing and promote foreign capital inflows.","author":[{"dropping-particle":"","family":"Nyoni","given":"Thabani","non-dropping-particle":"","parse-names":false,"suffix":""}],"container-title":"Mrpa","id":"ITEM-1","issue":"MPRA Paper No. 88622","issued":{"date-parts":[["2018"]]},"page":"6-25","title":"Modeling and Forecasting Naira / USD Exchange Rate In Nigeria: a Box - Jenkins ARIMA approach","type":"article-journal"},"uris":["http://www.mendeley.com/documents/?uuid=07bc58a3-2d1f-42fa-a99f-f3ed42daad9e"]}],"mendeley":{"formattedCitation":"(Nyoni, 2018)","plainTextFormattedCitation":"(Nyoni, 2018)","previouslyFormattedCitation":"(Nyoni, 2018)"},"properties":{"noteIndex":0},"schema":"https://github.com/citation-style-language/schema/raw/master/csl-citation.json"}</w:instrText>
      </w:r>
      <w:r>
        <w:fldChar w:fldCharType="separate"/>
      </w:r>
      <w:r w:rsidRPr="005D743D">
        <w:rPr>
          <w:noProof/>
        </w:rPr>
        <w:t>(Nyoni, 2018)</w:t>
      </w:r>
      <w:r>
        <w:fldChar w:fldCharType="end"/>
      </w:r>
      <w:r w:rsidRPr="002E1EF4">
        <w:t>.</w:t>
      </w:r>
      <w:r>
        <w:t xml:space="preserve"> No setor privado a capacidade de predizer um padrão de comportamento futuro traz vantagens competitivas para as empresas como por exemplo aumento d</w:t>
      </w:r>
      <w:r w:rsidRPr="00D9582A">
        <w:t>a eficiência d</w:t>
      </w:r>
      <w:r>
        <w:t>o</w:t>
      </w:r>
      <w:r w:rsidRPr="00D9582A">
        <w:t>s investimentos</w:t>
      </w:r>
      <w:r>
        <w:t xml:space="preserve"> </w:t>
      </w:r>
      <w:r>
        <w:fldChar w:fldCharType="begin" w:fldLock="1"/>
      </w:r>
      <w:r>
        <w:instrText>ADDIN CSL_CITATION {"citationItems":[{"id":"ITEM-1","itemData":{"DOI":"10.1016/j.jcorpfin.2016.12.010","ISSN":"09291199","abstract":"We examine the impact of financial analysts on the efficiency of firms’ investment decisions. We use the accuracy and dispersion of financial analysts’ earnings forecasts as proxies of analyst expertise and quality in making forecasts. We find that high quality forecast is associated with higher investment if the firm is more likely to under-invest and lower investment if the firm is more likely to over-invest, suggesting that forecast quality increases firm-level investment efficiency. We further show that such effects are stronger for the firms with higher information asymmetry and lower institutional stock ownership. The results are consistent with the notion that higher quality of analyst forecasts increases the information environment and external monitoring, which in turn increases investment efficiency.","author":[{"dropping-particle":"","family":"Chen","given":"Tao","non-dropping-particle":"","parse-names":false,"suffix":""},{"dropping-particle":"","family":"Xie","given":"Lingmin","non-dropping-particle":"","parse-names":false,"suffix":""},{"dropping-particle":"","family":"Zhang","given":"Yuanyuan","non-dropping-particle":"","parse-names":false,"suffix":""}],"container-title":"Journal of Corporate Finance","id":"ITEM-1","issued":{"date-parts":[["2017"]]},"page":"217-240","publisher":"Elsevier B.V.","title":"How does analysts’ forecast quality relate to corporate investment efficiency?","type":"article-journal","volume":"43"},"uris":["http://www.mendeley.com/documents/?uuid=11ceec2a-36bd-44c2-93bd-e2d133e80be9"]}],"mendeley":{"formattedCitation":"(Chen et al., 2017)","plainTextFormattedCitation":"(Chen et al., 2017)","previouslyFormattedCitation":"(Chen et al., 2017)"},"properties":{"noteIndex":0},"schema":"https://github.com/citation-style-language/schema/raw/master/csl-citation.json"}</w:instrText>
      </w:r>
      <w:r>
        <w:fldChar w:fldCharType="separate"/>
      </w:r>
      <w:r w:rsidRPr="00D9582A">
        <w:rPr>
          <w:noProof/>
        </w:rPr>
        <w:t>(Chen et al., 2017)</w:t>
      </w:r>
      <w:r>
        <w:fldChar w:fldCharType="end"/>
      </w:r>
      <w:r>
        <w:t>.</w:t>
      </w:r>
    </w:p>
    <w:p w14:paraId="7722C65C" w14:textId="100FE492" w:rsidR="000170CF" w:rsidRDefault="005E4926" w:rsidP="00921FE5">
      <w:pPr>
        <w:pStyle w:val="Mestrado"/>
        <w:ind w:firstLine="360"/>
      </w:pPr>
      <w:r>
        <w:t>Apesar dos protocolos econométricos para estimação de modelos envolvendo dados cointegrados estarem claros na literatura econométrica</w:t>
      </w:r>
      <w:r w:rsidR="00503F04">
        <w:t>,</w:t>
      </w:r>
      <w:r>
        <w:t xml:space="preserve"> em áreas de </w:t>
      </w:r>
      <w:r w:rsidR="00A748D0">
        <w:t>Finanças</w:t>
      </w:r>
      <w:r>
        <w:t xml:space="preserve"> </w:t>
      </w:r>
      <w:r>
        <w:fldChar w:fldCharType="begin" w:fldLock="1"/>
      </w:r>
      <w:r w:rsidR="00706204">
        <w:instrText>ADDIN CSL_CITATION {"citationItems":[{"id":"ITEM-1","itemData":{"ISSN":"2252-8814","abstract":"Article Info ABSTRACT Article history: Time series forecasting is an active research area that has drawn considerable attention for applications in a variety of areas. Auto-Regressive Integrated Moving Average (ARIMA) models are one of the most important time series models used in financial market forecasting over the past three decades but not very often used to forecast gold prices. This paper attempts to address the forecasting of gold bullion coin selling prices. The forecasting models ARIMAs are applied to forecast the gold bullion coin prices. The result suggests that ARIMA (2, 1, 2) is the most suitable model to be used for forecasting gold bullion coin prices. Closer examination suggests that the gold bullion coin selling prices are in upward trends and could be considered as a worthy investment.","author":[{"dropping-particle":"","family":"Abdullah","given":"Lazim","non-dropping-particle":"","parse-names":false,"suffix":""},{"dropping-particle":"","family":"Dwivedy","given":"Nidhi","non-dropping-particle":"","parse-names":false,"suffix":""}],"container-title":"International Journal of Advances in Applied Sciences (IJAAS)","id":"ITEM-1","issue":"4","issued":{"date-parts":[["2012"]]},"page":"153-158","title":"ARIMA Model for Gold Bullion Coin Selling Prices Forecasting Cite this paper Related papers GOLD PRICE FORECAST ING IN INDIA USING ARIMA MODELLING AARF Publicat ions Journals, SAINA BABY Capt uring Volat ilit y Wit h St at a t o forecast Coriander Price b","type":"article-journal","volume":"1"},"uris":["http://www.mendeley.com/documents/?uuid=ea225492-09c8-4ccc-b56c-e233243a68f2"]}],"mendeley":{"formattedCitation":"(Abdullah &amp; Dwivedy, 2012)","plainTextFormattedCitation":"(Abdullah &amp; Dwivedy, 2012)","previouslyFormattedCitation":"(Abdullah &amp; Dwivedy, 2012)"},"properties":{"noteIndex":0},"schema":"https://github.com/citation-style-language/schema/raw/master/csl-citation.json"}</w:instrText>
      </w:r>
      <w:r>
        <w:fldChar w:fldCharType="separate"/>
      </w:r>
      <w:r w:rsidRPr="00643202">
        <w:rPr>
          <w:noProof/>
        </w:rPr>
        <w:t>(Abdullah &amp; Dwivedy, 2012)</w:t>
      </w:r>
      <w:r>
        <w:fldChar w:fldCharType="end"/>
      </w:r>
      <w:r w:rsidR="002B036E">
        <w:t xml:space="preserve"> </w:t>
      </w:r>
      <w:r>
        <w:t xml:space="preserve">e de </w:t>
      </w:r>
      <w:r w:rsidR="00A748D0">
        <w:t>Riscos do mercado financeiro</w:t>
      </w:r>
      <w:r>
        <w:t xml:space="preserve"> </w:t>
      </w:r>
      <w:r>
        <w:fldChar w:fldCharType="begin" w:fldLock="1"/>
      </w:r>
      <w:r>
        <w:instrText>ADDIN CSL_CITATION {"citationItems":[{"id":"ITEM-1","itemData":{"DOI":"10.1111/deci.12443","ISSN":"15405915","author":[{"dropping-particle":"","family":"Araz","given":"Ozgur Merih","non-dropping-particle":"","parse-names":false,"suffix":""},{"dropping-particle":"","family":"Choi","given":"Tsan Ming","non-dropping-particle":"","parse-names":false,"suffix":""},{"dropping-particle":"","family":"Olson","given":"David L.","non-dropping-particle":"","parse-names":false,"suffix":""},{"dropping-particle":"","family":"Salman","given":"F. Sibel","non-dropping-particle":"","parse-names":false,"suffix":""}],"container-title":"Decision Sciences","id":"ITEM-1","issue":"6","issued":{"date-parts":[["2020"]]},"page":"1316-1319","title":"Data Analytics for Operational Risk Management","type":"article-journal","volume":"51"},"uris":["http://www.mendeley.com/documents/?uuid=61e672ca-3e4d-4982-86a3-7c420f391767"]}],"mendeley":{"formattedCitation":"(Araz et al., 2020)","plainTextFormattedCitation":"(Araz et al., 2020)","previouslyFormattedCitation":"(Araz et al., 2020)"},"properties":{"noteIndex":0},"schema":"https://github.com/citation-style-language/schema/raw/master/csl-citation.json"}</w:instrText>
      </w:r>
      <w:r>
        <w:fldChar w:fldCharType="separate"/>
      </w:r>
      <w:r w:rsidRPr="001434A9">
        <w:rPr>
          <w:noProof/>
        </w:rPr>
        <w:t>(Araz et al., 2020)</w:t>
      </w:r>
      <w:r>
        <w:fldChar w:fldCharType="end"/>
      </w:r>
      <w:r>
        <w:t xml:space="preserve"> </w:t>
      </w:r>
      <w:r w:rsidR="00A748D0">
        <w:t>é</w:t>
      </w:r>
      <w:r>
        <w:t xml:space="preserve"> observado </w:t>
      </w:r>
      <w:r w:rsidR="00A748D0">
        <w:t>o</w:t>
      </w:r>
      <w:r>
        <w:t xml:space="preserve"> amplo uso de modelos </w:t>
      </w:r>
      <w:r w:rsidR="001A66A5">
        <w:t xml:space="preserve">preditivos </w:t>
      </w:r>
      <w:r w:rsidR="00A748D0">
        <w:t>para resolver</w:t>
      </w:r>
      <w:r>
        <w:t xml:space="preserve"> problemas de negócio</w:t>
      </w:r>
      <w:r w:rsidR="003E6A77">
        <w:t xml:space="preserve"> </w:t>
      </w:r>
      <w:r w:rsidR="001A66A5">
        <w:t xml:space="preserve">onde a escolha da sua estrutura </w:t>
      </w:r>
      <w:r w:rsidR="004D56B8">
        <w:t>é</w:t>
      </w:r>
      <w:r w:rsidR="001A66A5">
        <w:t xml:space="preserve"> feita </w:t>
      </w:r>
      <w:r w:rsidR="003E6A77">
        <w:t xml:space="preserve">somente </w:t>
      </w:r>
      <w:r w:rsidR="001A66A5">
        <w:t xml:space="preserve">comparando a capacidade preditiva de uma </w:t>
      </w:r>
      <w:r w:rsidR="004D56B8">
        <w:t>pré-seleção</w:t>
      </w:r>
      <w:r w:rsidR="001A66A5">
        <w:t xml:space="preserve"> de modelos </w:t>
      </w:r>
      <w:r w:rsidR="003E6A77">
        <w:t>em períodos fora da amostra</w:t>
      </w:r>
      <w:r w:rsidR="002B036E">
        <w:t xml:space="preserve">. </w:t>
      </w:r>
    </w:p>
    <w:p w14:paraId="19157BC3" w14:textId="786F4504" w:rsidR="004D56B8" w:rsidRDefault="005E4926" w:rsidP="004D56B8">
      <w:pPr>
        <w:pStyle w:val="Mestrado"/>
        <w:ind w:firstLine="360"/>
      </w:pPr>
      <w:r>
        <w:t>A partir des</w:t>
      </w:r>
      <w:r w:rsidR="00A748D0">
        <w:t>s</w:t>
      </w:r>
      <w:r>
        <w:t xml:space="preserve">a observação, este trabalho visa comparar a capacidade preditiva </w:t>
      </w:r>
      <w:r w:rsidR="00A748D0">
        <w:t>dos</w:t>
      </w:r>
      <w:r>
        <w:t xml:space="preserve"> modelos</w:t>
      </w:r>
      <w:r w:rsidR="001A66A5">
        <w:t xml:space="preserve"> clássicos</w:t>
      </w:r>
      <w:r w:rsidR="009544ED">
        <w:t xml:space="preserve"> </w:t>
      </w:r>
      <w:r w:rsidR="004D56B8" w:rsidRPr="004D56B8">
        <w:t xml:space="preserve">Modelo </w:t>
      </w:r>
      <w:proofErr w:type="gramStart"/>
      <w:r w:rsidR="004D56B8" w:rsidRPr="004D56B8">
        <w:t>Auto-Regressivo</w:t>
      </w:r>
      <w:proofErr w:type="gramEnd"/>
      <w:r w:rsidR="004D56B8" w:rsidRPr="004D56B8">
        <w:t xml:space="preserve"> Integrado e de Médias Móveis (ARIMA)</w:t>
      </w:r>
      <w:r>
        <w:t xml:space="preserve">, </w:t>
      </w:r>
      <w:r w:rsidR="004D56B8">
        <w:t>M</w:t>
      </w:r>
      <w:r w:rsidR="004D56B8" w:rsidRPr="004D56B8">
        <w:t>odelos Vetoriais Autorregressivos (VAR)</w:t>
      </w:r>
      <w:r w:rsidR="004D56B8">
        <w:t xml:space="preserve"> </w:t>
      </w:r>
      <w:r>
        <w:t xml:space="preserve">e </w:t>
      </w:r>
      <w:r w:rsidR="004D56B8" w:rsidRPr="004D56B8">
        <w:t>Modelo Vetorial de Correção de Erros (VEC)</w:t>
      </w:r>
      <w:r w:rsidR="004D56B8">
        <w:t xml:space="preserve"> </w:t>
      </w:r>
      <w:r>
        <w:t xml:space="preserve">em </w:t>
      </w:r>
      <w:r w:rsidR="00503F04">
        <w:t xml:space="preserve">conjuntos de </w:t>
      </w:r>
      <w:r>
        <w:t>dados cointegrados e validar as performances destes modelos em dados fora da amostra</w:t>
      </w:r>
      <w:del w:id="36" w:author="Guilherme Lima" w:date="2022-06-28T15:03:00Z">
        <w:r w:rsidR="009544ED" w:rsidDel="009E1D2C">
          <w:delText xml:space="preserve"> de treino</w:delText>
        </w:r>
      </w:del>
      <w:r>
        <w:t xml:space="preserve">. </w:t>
      </w:r>
    </w:p>
    <w:p w14:paraId="22625D68" w14:textId="4B836727" w:rsidR="005E4926" w:rsidRDefault="005E4926" w:rsidP="00921FE5">
      <w:pPr>
        <w:pStyle w:val="Mestrado"/>
        <w:ind w:firstLine="360"/>
      </w:pPr>
      <w:del w:id="37" w:author="Guilherme Lima" w:date="2022-06-28T15:03:00Z">
        <w:r w:rsidDel="003E6A03">
          <w:delText>Para tal</w:delText>
        </w:r>
      </w:del>
      <w:ins w:id="38" w:author="Guilherme Lima" w:date="2022-06-28T15:03:00Z">
        <w:r w:rsidR="003E6A03">
          <w:t>Com este intuito</w:t>
        </w:r>
      </w:ins>
      <w:r>
        <w:t xml:space="preserve">, </w:t>
      </w:r>
      <w:r w:rsidR="00A532CB">
        <w:t>foram</w:t>
      </w:r>
      <w:r>
        <w:t xml:space="preserve"> analisados os ganhos de performance em relação </w:t>
      </w:r>
      <w:r w:rsidR="009544ED">
        <w:t>à</w:t>
      </w:r>
      <w:r>
        <w:t xml:space="preserve"> capacidade preditiva com séries de dados simulad</w:t>
      </w:r>
      <w:ins w:id="39" w:author="Guilherme Lima" w:date="2022-06-28T15:03:00Z">
        <w:r w:rsidR="003E6A03">
          <w:t>o</w:t>
        </w:r>
      </w:ins>
      <w:del w:id="40" w:author="Guilherme Lima" w:date="2022-06-28T15:03:00Z">
        <w:r w:rsidDel="003E6A03">
          <w:delText>a</w:delText>
        </w:r>
      </w:del>
      <w:r>
        <w:t>s.</w:t>
      </w:r>
      <w:r w:rsidR="009544ED">
        <w:t xml:space="preserve"> </w:t>
      </w:r>
      <w:r w:rsidR="00A532CB">
        <w:t>Foram</w:t>
      </w:r>
      <w:r w:rsidR="009544ED">
        <w:t xml:space="preserve"> utilizados procedimentos </w:t>
      </w:r>
      <w:ins w:id="41" w:author="Guilherme Lima" w:date="2022-06-28T15:04:00Z">
        <w:r w:rsidR="003E6A03">
          <w:t xml:space="preserve">de </w:t>
        </w:r>
      </w:ins>
      <w:del w:id="42" w:author="Guilherme Lima" w:date="2022-06-28T15:04:00Z">
        <w:r w:rsidR="009544ED" w:rsidDel="003E6A03">
          <w:delText xml:space="preserve">simulatórios </w:delText>
        </w:r>
      </w:del>
      <w:ins w:id="43" w:author="Guilherme Lima" w:date="2022-06-28T15:04:00Z">
        <w:r w:rsidR="003E6A03">
          <w:t>simula</w:t>
        </w:r>
        <w:r w:rsidR="003E6A03">
          <w:t>ção</w:t>
        </w:r>
        <w:r w:rsidR="003E6A03">
          <w:t xml:space="preserve"> </w:t>
        </w:r>
      </w:ins>
      <w:r w:rsidR="009544ED">
        <w:t>de Monte Carlo para gerar os conjuntos de séries temporais cointegradas baseados em coeficientes lineares e termos de perturbação aleatórios.</w:t>
      </w:r>
    </w:p>
    <w:p w14:paraId="2BEC4146" w14:textId="5D463E4A" w:rsidR="000170CF" w:rsidRDefault="000170CF" w:rsidP="000170CF">
      <w:pPr>
        <w:pStyle w:val="Mestrado"/>
        <w:ind w:firstLine="360"/>
      </w:pPr>
      <w:r>
        <w:lastRenderedPageBreak/>
        <w:t xml:space="preserve">Para </w:t>
      </w:r>
      <w:ins w:id="44" w:author="Guilherme Lima" w:date="2022-06-28T15:04:00Z">
        <w:r w:rsidR="003E6A03">
          <w:t>dar maior suporte às</w:t>
        </w:r>
      </w:ins>
      <w:del w:id="45" w:author="Guilherme Lima" w:date="2022-06-28T15:04:00Z">
        <w:r w:rsidDel="003E6A03">
          <w:delText>validar as</w:delText>
        </w:r>
      </w:del>
      <w:r>
        <w:t xml:space="preserve"> conclusões obtidas via simulações </w:t>
      </w:r>
      <w:r w:rsidR="00A532CB">
        <w:t>foi também</w:t>
      </w:r>
      <w:r>
        <w:t xml:space="preserve"> realizado um experimento de modelagem com séries temporais reais de cambio (USD/BRL) e inflação acumulada em 12 meses (IPCA).</w:t>
      </w:r>
    </w:p>
    <w:p w14:paraId="28BA8090" w14:textId="74FE5F1D" w:rsidR="000170CF" w:rsidRDefault="002B036E" w:rsidP="006C2D52">
      <w:pPr>
        <w:pStyle w:val="Mestrado"/>
        <w:ind w:firstLine="360"/>
      </w:pPr>
      <w:r>
        <w:t xml:space="preserve">O restante deste trabalho está organizado da seguinte forma: na seção 2 é realizada uma revisão </w:t>
      </w:r>
      <w:r w:rsidR="00812047">
        <w:t>bibliográfica</w:t>
      </w:r>
      <w:r>
        <w:t xml:space="preserve">; na seção 3 é apresentada a metodologia </w:t>
      </w:r>
      <w:r w:rsidR="00812047">
        <w:t>abordando</w:t>
      </w:r>
      <w:r>
        <w:t xml:space="preserve"> </w:t>
      </w:r>
      <w:r w:rsidR="00A532CB">
        <w:t>uma linha do tempo dos modelos mais utilizados, o</w:t>
      </w:r>
      <w:r>
        <w:t xml:space="preserve"> design </w:t>
      </w:r>
      <w:r w:rsidR="00A532CB">
        <w:t>destes</w:t>
      </w:r>
      <w:r w:rsidR="00F12173">
        <w:t xml:space="preserve"> modelos</w:t>
      </w:r>
      <w:r w:rsidR="00812047">
        <w:t xml:space="preserve"> e</w:t>
      </w:r>
      <w:r>
        <w:t xml:space="preserve"> estratégia de simulação e validação. Na seção 4 são apresentados os resultados das simulações e na seção 5 são descritas as conclusões</w:t>
      </w:r>
      <w:r w:rsidR="00812047">
        <w:t>.</w:t>
      </w:r>
    </w:p>
    <w:p w14:paraId="58DD8B37" w14:textId="77777777" w:rsidR="00F12173" w:rsidRDefault="00F12173" w:rsidP="009871D5"/>
    <w:p w14:paraId="48C8CD00" w14:textId="181CD597" w:rsidR="00626251" w:rsidRDefault="009871D5" w:rsidP="000170CF">
      <w:pPr>
        <w:pStyle w:val="Ttulo1"/>
        <w:numPr>
          <w:ilvl w:val="0"/>
          <w:numId w:val="7"/>
        </w:numPr>
      </w:pPr>
      <w:bookmarkStart w:id="46" w:name="_Toc106614867"/>
      <w:r>
        <w:t xml:space="preserve">Revisão </w:t>
      </w:r>
      <w:r w:rsidR="00A624E2">
        <w:t>B</w:t>
      </w:r>
      <w:r>
        <w:t>ibliográfica</w:t>
      </w:r>
      <w:bookmarkEnd w:id="46"/>
    </w:p>
    <w:p w14:paraId="367B7BA3" w14:textId="3A42F741" w:rsidR="007F0EA5" w:rsidRDefault="007F0EA5" w:rsidP="007F0EA5"/>
    <w:p w14:paraId="4DB0320D" w14:textId="20EDC72C" w:rsidR="00706204" w:rsidRDefault="00706204" w:rsidP="00921FE5">
      <w:pPr>
        <w:pStyle w:val="Mestrado"/>
        <w:ind w:firstLine="360"/>
      </w:pPr>
      <w:r>
        <w:t xml:space="preserve">Em </w:t>
      </w:r>
      <w:r>
        <w:fldChar w:fldCharType="begin" w:fldLock="1"/>
      </w:r>
      <w:r w:rsidR="00F1636A">
        <w:instrText>ADDIN CSL_CITATION {"citationItems":[{"id":"ITEM-1","itemData":{"DOI":"10.1080/00036849200000119","ISSN":"14664283","abstract":"Multivariate VAR models estimated with nonstationary data raise difficult econometric questions because differencing to achieve stationarity can introduce distortions into multivariate models. Three approaches have been suggested for estimating such models: (1) Vector error correction (VEC) models difference the data to achieve stationarity and use an error correction term to replace the long-run information lost through differencing; (2) VAR models can be estimated with raw data in levels if the nonstationary data is also cointegrated because recent theoretical work proves that estimation with such data will yield consistent parameter estimates; (3) Bayesian parameter estimates are not affected by non-stationarity, although some analysts argue that Bayesian analysis is not appropriate for data that is also cointegrated. A multivariate cattle price model provides a good framework for comparing these approaches because the major variables are both nonstationary and cointegrated, and because the model's optimal lag structure includes long lags. Forecast results for a 58-month horizon indicate that the VAR model generated the lowest mean square errors (MSE), and both the VAR and VEC models outperformed the Bayesian forecasting models. We conclude that the comparison between VAR and VEC depends on the lengths of lags included in the forecasting model, and that Bayesian analysis is not appropriate for cointegrated data. © 1992, Taylor &amp; Francis Group, LLC. All rights reserved.","author":[{"dropping-particle":"","family":"Fanchon","given":"Phillip","non-dropping-particle":"","parse-names":false,"suffix":""},{"dropping-particle":"","family":"Wendel","given":"Jeanne","non-dropping-particle":"","parse-names":false,"suffix":""}],"container-title":"Applied Economics","id":"ITEM-1","issue":"2","issued":{"date-parts":[["1992"]]},"page":"207-217","title":"Estimating VAR models under non-stationarity and cointegration: Alternative approaches for forecasting cattle prices","type":"article-journal","volume":"24"},"uris":["http://www.mendeley.com/documents/?uuid=8042bdea-9ebf-4537-a8c3-184fb5b6d21b"]}],"mendeley":{"formattedCitation":"(Fanchon &amp; Wendel, 1992)","plainTextFormattedCitation":"(Fanchon &amp; Wendel, 1992)","previouslyFormattedCitation":"(Fanchon &amp; Wendel, 1992)"},"properties":{"noteIndex":0},"schema":"https://github.com/citation-style-language/schema/raw/master/csl-citation.json"}</w:instrText>
      </w:r>
      <w:r>
        <w:fldChar w:fldCharType="separate"/>
      </w:r>
      <w:r w:rsidRPr="00706204">
        <w:rPr>
          <w:noProof/>
        </w:rPr>
        <w:t>(Fanchon &amp; Wendel, 1992)</w:t>
      </w:r>
      <w:r>
        <w:fldChar w:fldCharType="end"/>
      </w:r>
      <w:r>
        <w:t xml:space="preserve"> são comparados modelos VAR e VEC em series de dados cointegrados para modelar preço de gado. </w:t>
      </w:r>
      <w:r w:rsidR="00602A59">
        <w:t>A conclusão é</w:t>
      </w:r>
      <w:r>
        <w:t xml:space="preserve"> que o modelo</w:t>
      </w:r>
      <w:r w:rsidRPr="00706204">
        <w:t xml:space="preserve"> VAR gerou erros quadráticos médios (MSE)</w:t>
      </w:r>
      <w:r>
        <w:t xml:space="preserve"> ligeiramente </w:t>
      </w:r>
      <w:r w:rsidR="00602A59">
        <w:t>menores</w:t>
      </w:r>
      <w:r>
        <w:t xml:space="preserve"> do que o VEC</w:t>
      </w:r>
      <w:r w:rsidR="00602A59">
        <w:t>. A</w:t>
      </w:r>
      <w:r w:rsidRPr="00706204">
        <w:t xml:space="preserve"> comparação entre VAR e VEC depende das defasagens incluídas no modelo de previsão</w:t>
      </w:r>
      <w:r>
        <w:t>, portanto dependendo d</w:t>
      </w:r>
      <w:r w:rsidR="0024050B">
        <w:t xml:space="preserve">os parâmetros escolhidos </w:t>
      </w:r>
      <w:r>
        <w:t>um modelo performa melhor em relação ao outro.</w:t>
      </w:r>
    </w:p>
    <w:p w14:paraId="7DFC6FEC" w14:textId="1740336F" w:rsidR="00F1636A" w:rsidRDefault="00F1636A" w:rsidP="0088176F">
      <w:pPr>
        <w:pStyle w:val="Mestrado"/>
        <w:ind w:firstLine="360"/>
      </w:pPr>
      <w:r>
        <w:t xml:space="preserve"> Em </w:t>
      </w:r>
      <w:r>
        <w:fldChar w:fldCharType="begin" w:fldLock="1"/>
      </w:r>
      <w:r>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fldChar w:fldCharType="separate"/>
      </w:r>
      <w:r w:rsidRPr="00F1636A">
        <w:rPr>
          <w:noProof/>
        </w:rPr>
        <w:t>(Bachmeier &amp; Swanson, 2005)</w:t>
      </w:r>
      <w:r>
        <w:fldChar w:fldCharType="end"/>
      </w:r>
      <w:r>
        <w:t xml:space="preserve"> são comparados modelos AR</w:t>
      </w:r>
      <w:r w:rsidR="00D01E84">
        <w:t>IMA</w:t>
      </w:r>
      <w:r>
        <w:t xml:space="preserve">, VAR e VEC </w:t>
      </w:r>
      <w:r w:rsidR="00602A59">
        <w:t>utilizando a técnica de validação fora da amostra para testar a capacidade preditiva dos modelos</w:t>
      </w:r>
      <w:r w:rsidR="00F4008B">
        <w:t xml:space="preserve"> </w:t>
      </w:r>
      <w:r w:rsidR="00D01E84">
        <w:t>em</w:t>
      </w:r>
      <w:r w:rsidR="00F4008B">
        <w:t xml:space="preserve"> dados</w:t>
      </w:r>
      <w:r w:rsidR="00D01E84">
        <w:t xml:space="preserve"> d</w:t>
      </w:r>
      <w:ins w:id="47" w:author="Guilherme Lima" w:date="2022-06-28T15:07:00Z">
        <w:r w:rsidR="007A78B5">
          <w:t>a</w:t>
        </w:r>
      </w:ins>
      <w:del w:id="48" w:author="Guilherme Lima" w:date="2022-06-28T15:07:00Z">
        <w:r w:rsidR="00D01E84" w:rsidDel="007A78B5">
          <w:delText>e</w:delText>
        </w:r>
      </w:del>
      <w:r w:rsidR="00D01E84">
        <w:t xml:space="preserve"> inflação</w:t>
      </w:r>
      <w:r w:rsidR="00F4008B">
        <w:t xml:space="preserve"> norte-american</w:t>
      </w:r>
      <w:ins w:id="49" w:author="Guilherme Lima" w:date="2022-06-28T15:07:00Z">
        <w:r w:rsidR="007A78B5">
          <w:t>a</w:t>
        </w:r>
      </w:ins>
      <w:del w:id="50" w:author="Guilherme Lima" w:date="2022-06-28T15:07:00Z">
        <w:r w:rsidR="00F4008B" w:rsidDel="007A78B5">
          <w:delText>os</w:delText>
        </w:r>
      </w:del>
      <w:r w:rsidR="00F4008B">
        <w:t xml:space="preserve"> de 1959 até 1999</w:t>
      </w:r>
      <w:r w:rsidR="00602A59">
        <w:t xml:space="preserve">. </w:t>
      </w:r>
      <w:r w:rsidR="0088176F">
        <w:t xml:space="preserve">Foram também utilizadas </w:t>
      </w:r>
      <w:r w:rsidR="00602A59">
        <w:t xml:space="preserve">simulações </w:t>
      </w:r>
      <w:r w:rsidR="0088176F">
        <w:t>de Monte Carlo para gerar estatísticas sobre os modelos</w:t>
      </w:r>
      <w:r w:rsidR="00602A59">
        <w:t>.</w:t>
      </w:r>
      <w:r>
        <w:t xml:space="preserve"> </w:t>
      </w:r>
      <w:r w:rsidR="00602A59">
        <w:t xml:space="preserve">Os autores concluíram que </w:t>
      </w:r>
      <w:r>
        <w:t>quando os parâmetros do vetor de cointegração utilizado são estimados</w:t>
      </w:r>
      <w:ins w:id="51" w:author="Guilherme Lima" w:date="2022-06-28T15:08:00Z">
        <w:r w:rsidR="007A78B5">
          <w:t>,</w:t>
        </w:r>
      </w:ins>
      <w:r>
        <w:t xml:space="preserve"> o modelo VEC sempre </w:t>
      </w:r>
      <w:ins w:id="52" w:author="Guilherme Lima" w:date="2022-06-28T15:08:00Z">
        <w:r w:rsidR="007A78B5">
          <w:t xml:space="preserve">apresentou </w:t>
        </w:r>
      </w:ins>
      <w:del w:id="53" w:author="Guilherme Lima" w:date="2022-06-28T15:08:00Z">
        <w:r w:rsidDel="007A78B5">
          <w:delText xml:space="preserve">tem </w:delText>
        </w:r>
      </w:del>
      <w:ins w:id="54" w:author="Guilherme Lima" w:date="2022-06-28T15:08:00Z">
        <w:r w:rsidR="007A78B5">
          <w:t>um</w:t>
        </w:r>
      </w:ins>
      <w:r>
        <w:t xml:space="preserve">a capacidade preditiva </w:t>
      </w:r>
      <w:ins w:id="55" w:author="Guilherme Lima" w:date="2022-06-28T15:08:00Z">
        <w:r w:rsidR="007A78B5">
          <w:t xml:space="preserve">inferior aos </w:t>
        </w:r>
      </w:ins>
      <w:del w:id="56" w:author="Guilherme Lima" w:date="2022-06-28T15:08:00Z">
        <w:r w:rsidDel="007A78B5">
          <w:delText xml:space="preserve">pior do que um </w:delText>
        </w:r>
      </w:del>
      <w:ins w:id="57" w:author="Guilherme Lima" w:date="2022-06-28T15:08:00Z">
        <w:r w:rsidR="007A78B5">
          <w:t xml:space="preserve">do </w:t>
        </w:r>
      </w:ins>
      <w:r>
        <w:t>modelo VAR em primeiras diferenças.</w:t>
      </w:r>
      <w:r w:rsidR="005A281D">
        <w:t xml:space="preserve"> Isso sugere que trabalhos anteriores que </w:t>
      </w:r>
      <w:ins w:id="58" w:author="Guilherme Lima" w:date="2022-06-28T15:09:00Z">
        <w:r w:rsidR="007A78B5">
          <w:t xml:space="preserve">indicaram </w:t>
        </w:r>
      </w:ins>
      <w:del w:id="59" w:author="Guilherme Lima" w:date="2022-06-28T15:09:00Z">
        <w:r w:rsidR="005A281D" w:rsidDel="007A78B5">
          <w:delText xml:space="preserve">descobriram </w:delText>
        </w:r>
      </w:del>
      <w:r w:rsidR="005A281D">
        <w:t xml:space="preserve">que os modelos VEC não </w:t>
      </w:r>
      <w:ins w:id="60" w:author="Guilherme Lima" w:date="2022-06-28T15:09:00Z">
        <w:r w:rsidR="007A78B5">
          <w:t xml:space="preserve">têm capacidade de previsão </w:t>
        </w:r>
      </w:ins>
      <w:del w:id="61" w:author="Guilherme Lima" w:date="2022-06-28T15:09:00Z">
        <w:r w:rsidR="005A281D" w:rsidDel="007A78B5">
          <w:delText xml:space="preserve">preveem </w:delText>
        </w:r>
      </w:del>
      <w:r w:rsidR="005A281D">
        <w:t xml:space="preserve">melhor </w:t>
      </w:r>
      <w:del w:id="62" w:author="Guilherme Lima" w:date="2022-06-28T15:09:00Z">
        <w:r w:rsidR="005A281D" w:rsidDel="007A78B5">
          <w:delText xml:space="preserve">do </w:delText>
        </w:r>
      </w:del>
      <w:r w:rsidR="005A281D">
        <w:t>que os modelos VAR pode</w:t>
      </w:r>
      <w:del w:id="63" w:author="Guilherme Lima" w:date="2022-06-28T15:10:00Z">
        <w:r w:rsidR="005A281D" w:rsidDel="007A78B5">
          <w:delText>m</w:delText>
        </w:r>
      </w:del>
      <w:r w:rsidR="005A281D">
        <w:t xml:space="preserve"> ser</w:t>
      </w:r>
      <w:ins w:id="64" w:author="Guilherme Lima" w:date="2022-06-28T15:10:00Z">
        <w:r w:rsidR="007A78B5">
          <w:t>,</w:t>
        </w:r>
      </w:ins>
      <w:r w:rsidR="005A281D">
        <w:t xml:space="preserve"> em parte</w:t>
      </w:r>
      <w:ins w:id="65" w:author="Guilherme Lima" w:date="2022-06-28T15:10:00Z">
        <w:r w:rsidR="007A78B5">
          <w:t>,</w:t>
        </w:r>
      </w:ins>
      <w:r w:rsidR="005A281D">
        <w:t xml:space="preserve"> devido à presença de erro de estimativa d</w:t>
      </w:r>
      <w:ins w:id="66" w:author="Guilherme Lima" w:date="2022-06-28T15:10:00Z">
        <w:r w:rsidR="007A78B5">
          <w:t>o</w:t>
        </w:r>
      </w:ins>
      <w:del w:id="67" w:author="Guilherme Lima" w:date="2022-06-28T15:10:00Z">
        <w:r w:rsidR="005A281D" w:rsidDel="007A78B5">
          <w:delText>e</w:delText>
        </w:r>
      </w:del>
      <w:ins w:id="68" w:author="Guilherme Lima" w:date="2022-06-28T15:10:00Z">
        <w:r w:rsidR="00751D9F">
          <w:t>s</w:t>
        </w:r>
      </w:ins>
      <w:r w:rsidR="005A281D">
        <w:t xml:space="preserve"> parâmetro</w:t>
      </w:r>
      <w:ins w:id="69" w:author="Guilherme Lima" w:date="2022-06-28T15:10:00Z">
        <w:r w:rsidR="00751D9F">
          <w:t>s</w:t>
        </w:r>
      </w:ins>
      <w:r w:rsidR="005A281D">
        <w:t xml:space="preserve"> d</w:t>
      </w:r>
      <w:ins w:id="70" w:author="Guilherme Lima" w:date="2022-06-28T15:10:00Z">
        <w:r w:rsidR="007A78B5">
          <w:t>o</w:t>
        </w:r>
      </w:ins>
      <w:del w:id="71" w:author="Guilherme Lima" w:date="2022-06-28T15:10:00Z">
        <w:r w:rsidR="005A281D" w:rsidDel="007A78B5">
          <w:delText>e</w:delText>
        </w:r>
      </w:del>
      <w:r w:rsidR="005A281D">
        <w:t xml:space="preserve"> vetor de </w:t>
      </w:r>
      <w:proofErr w:type="spellStart"/>
      <w:r w:rsidR="005A281D">
        <w:t>cointegração</w:t>
      </w:r>
      <w:proofErr w:type="spellEnd"/>
      <w:r w:rsidR="005A281D">
        <w:t>. Portanto</w:t>
      </w:r>
      <w:ins w:id="72" w:author="Guilherme Lima" w:date="2022-06-28T15:10:00Z">
        <w:r w:rsidR="00751D9F">
          <w:t>, esse resul</w:t>
        </w:r>
      </w:ins>
      <w:ins w:id="73" w:author="Guilherme Lima" w:date="2022-06-28T15:11:00Z">
        <w:r w:rsidR="00751D9F">
          <w:t xml:space="preserve">tado </w:t>
        </w:r>
      </w:ins>
      <w:del w:id="74" w:author="Guilherme Lima" w:date="2022-06-28T15:11:00Z">
        <w:r w:rsidR="005A281D" w:rsidDel="00751D9F">
          <w:delText xml:space="preserve"> isso </w:delText>
        </w:r>
      </w:del>
      <w:r w:rsidR="005A281D">
        <w:t xml:space="preserve">sustenta a hipótese de que ao encontrar modelos VEC </w:t>
      </w:r>
      <w:ins w:id="75" w:author="Guilherme Lima" w:date="2022-06-28T15:11:00Z">
        <w:r w:rsidR="00751D9F">
          <w:t xml:space="preserve">com performance inferior </w:t>
        </w:r>
      </w:ins>
      <w:del w:id="76" w:author="Guilherme Lima" w:date="2022-06-28T15:11:00Z">
        <w:r w:rsidR="005A281D" w:rsidDel="00751D9F">
          <w:delText>performando pior que VAR</w:delText>
        </w:r>
      </w:del>
      <w:ins w:id="77" w:author="Guilherme Lima" w:date="2022-06-28T15:11:00Z">
        <w:r w:rsidR="00751D9F">
          <w:t>aos modelos VAR</w:t>
        </w:r>
      </w:ins>
      <w:ins w:id="78" w:author="Guilherme Lima" w:date="2022-06-28T15:13:00Z">
        <w:r w:rsidR="00075A07">
          <w:t>, este fato</w:t>
        </w:r>
      </w:ins>
      <w:del w:id="79" w:author="Guilherme Lima" w:date="2022-06-28T15:13:00Z">
        <w:r w:rsidR="005A281D" w:rsidDel="00075A07">
          <w:delText xml:space="preserve"> em períodos fora da amostra</w:delText>
        </w:r>
      </w:del>
      <w:del w:id="80" w:author="Guilherme Lima" w:date="2022-06-28T15:11:00Z">
        <w:r w:rsidR="005A281D" w:rsidDel="00751D9F">
          <w:delText xml:space="preserve"> isso</w:delText>
        </w:r>
      </w:del>
      <w:r w:rsidR="005A281D">
        <w:t xml:space="preserve"> pode estar associado ao erro de estimação do vetor de </w:t>
      </w:r>
      <w:proofErr w:type="spellStart"/>
      <w:r w:rsidR="005A281D">
        <w:t>cointegração</w:t>
      </w:r>
      <w:proofErr w:type="spellEnd"/>
      <w:r w:rsidR="005A281D">
        <w:t xml:space="preserve"> e não </w:t>
      </w:r>
      <w:ins w:id="81" w:author="Guilherme Lima" w:date="2022-06-28T15:12:00Z">
        <w:r w:rsidR="00751D9F">
          <w:t xml:space="preserve">necessariamente </w:t>
        </w:r>
      </w:ins>
      <w:del w:id="82" w:author="Guilherme Lima" w:date="2022-06-28T15:12:00Z">
        <w:r w:rsidR="005A281D" w:rsidDel="00751D9F">
          <w:delText>que a</w:delText>
        </w:r>
      </w:del>
      <w:ins w:id="83" w:author="Guilherme Lima" w:date="2022-06-28T15:12:00Z">
        <w:r w:rsidR="00751D9F">
          <w:t>à</w:t>
        </w:r>
      </w:ins>
      <w:r w:rsidR="005A281D">
        <w:t xml:space="preserve"> estrutura de modelagem </w:t>
      </w:r>
      <w:r w:rsidR="00602A59">
        <w:t>como um todo</w:t>
      </w:r>
      <w:r w:rsidR="005A281D">
        <w:t xml:space="preserve">. </w:t>
      </w:r>
    </w:p>
    <w:p w14:paraId="2DB81CC2" w14:textId="24A9E580" w:rsidR="00EA047E" w:rsidRDefault="00E32D94" w:rsidP="00921FE5">
      <w:pPr>
        <w:pStyle w:val="Mestrado"/>
        <w:ind w:firstLine="360"/>
      </w:pPr>
      <w:r>
        <w:lastRenderedPageBreak/>
        <w:t xml:space="preserve">Em </w:t>
      </w:r>
      <w:r>
        <w:fldChar w:fldCharType="begin" w:fldLock="1"/>
      </w:r>
      <w:r>
        <w:instrText>ADDIN CSL_CITATION {"citationItems":[{"id":"ITEM-1","itemData":{"DOI":"10.1080/01446193.2011.570356","ISSN":"01446193","abstract":"Acknowledging the importance of the private construction market and a close linkage between private construction investment, public sector output and general economic conditions, there is a strong motivation to develop reliable models to forecast private construction investment. Based on the Hong Kong scenario, two modelling approaches, namely the vector error correction (VEC) and the multiple regression models are developed and compared for their modelling accuracy and ability to handle non-stationary time series data. The result suggests that private construction investment in Hong Kong can be predicted by reference to public investment in construction, gross domestic product (GDP) and unemployment rate. All in all, the VEC model is considered more accurate and robust in handling non-stationary data. Through the VEC model, it is possible to confirm that the crowding-in effect of public work programmes, though minimal, is discernible in private construction investment in Hong Kong. Yet private construction investment is more sensitive to general economic conditions, as represented by GDP and unemployment rate. The GDP could represent the ability of investors to pay for construction items, while the unemployment rate is used as a proxy for the willingness of end-users to purchase the construction items. The models proposed should help policy and decision makers formulate suitable policies and strategies to sustain the construction industry in the medium to long run. © 2011 Taylor &amp; Francis.","author":[{"dropping-particle":"","family":"Ng","given":"S. Thomas","non-dropping-particle":"","parse-names":false,"suffix":""},{"dropping-particle":"","family":"Fan","given":"Ryan Y.C.","non-dropping-particle":"","parse-names":false,"suffix":""},{"dropping-particle":"","family":"Wong","given":"James M.W.","non-dropping-particle":"","parse-names":false,"suffix":""}],"container-title":"Construction Management and Economics","id":"ITEM-1","issue":"5","issued":{"date-parts":[["2011"]]},"page":"519-534","title":"An econometric model for forecasting private construction investment in Hong Kong","type":"article-journal","volume":"29"},"uris":["http://www.mendeley.com/documents/?uuid=58b7f271-fd03-4835-bf84-c6a4ea101ffe"]}],"mendeley":{"formattedCitation":"(Ng et al., 2011)","plainTextFormattedCitation":"(Ng et al., 2011)","previouslyFormattedCitation":"(Ng et al., 2011)"},"properties":{"noteIndex":0},"schema":"https://github.com/citation-style-language/schema/raw/master/csl-citation.json"}</w:instrText>
      </w:r>
      <w:r>
        <w:fldChar w:fldCharType="separate"/>
      </w:r>
      <w:r w:rsidRPr="00746639">
        <w:rPr>
          <w:noProof/>
        </w:rPr>
        <w:t>(Ng et al., 2011)</w:t>
      </w:r>
      <w:r>
        <w:fldChar w:fldCharType="end"/>
      </w:r>
      <w:r>
        <w:t xml:space="preserve"> são utilizados modelos VEC para confirmar a influência do capital público no capital privado de construção civil através dos </w:t>
      </w:r>
      <w:r w:rsidRPr="00ED5D37">
        <w:t xml:space="preserve">efeitos </w:t>
      </w:r>
      <w:r w:rsidR="00EA047E">
        <w:t>de</w:t>
      </w:r>
      <w:r w:rsidRPr="00ED5D37">
        <w:t xml:space="preserve"> gastos públicos sobre o investimento privado</w:t>
      </w:r>
      <w:r>
        <w:t xml:space="preserve"> (efeito </w:t>
      </w:r>
      <w:r w:rsidRPr="00ED5D37">
        <w:rPr>
          <w:i/>
          <w:iCs/>
        </w:rPr>
        <w:t>crowding-in</w:t>
      </w:r>
      <w:r>
        <w:t xml:space="preserve">). O </w:t>
      </w:r>
      <w:ins w:id="84" w:author="Guilherme Lima" w:date="2022-06-28T15:14:00Z">
        <w:r w:rsidR="006146A6">
          <w:t>Produto Interno Bruto</w:t>
        </w:r>
      </w:ins>
      <w:ins w:id="85" w:author="Guilherme Lima" w:date="2022-06-28T15:15:00Z">
        <w:r w:rsidR="006146A6">
          <w:t xml:space="preserve"> (PIB)</w:t>
        </w:r>
        <w:r w:rsidR="006146A6">
          <w:t xml:space="preserve"> </w:t>
        </w:r>
      </w:ins>
      <w:ins w:id="86" w:author="Guilherme Lima" w:date="2022-06-28T15:14:00Z">
        <w:r w:rsidR="006146A6">
          <w:t>re</w:t>
        </w:r>
      </w:ins>
      <w:ins w:id="87" w:author="Guilherme Lima" w:date="2022-06-28T15:15:00Z">
        <w:r w:rsidR="006146A6">
          <w:t>al</w:t>
        </w:r>
      </w:ins>
      <w:del w:id="88" w:author="Guilherme Lima" w:date="2022-06-28T15:15:00Z">
        <w:r w:rsidDel="006146A6">
          <w:delText>PIB real</w:delText>
        </w:r>
      </w:del>
      <w:r>
        <w:t>, investimento do setor público em construção civil e o desemprego são variáveis que influenciam o investimento privado em construção em Hong Kong. O estudo compara regressões lineares</w:t>
      </w:r>
      <w:r w:rsidR="0024050B">
        <w:t xml:space="preserve"> (em uma estrutura de defasagens muito próxima ao modelo VAR)</w:t>
      </w:r>
      <w:r>
        <w:t xml:space="preserve"> com o modelo VEC e mostra através da comparação de performance fora da amostra que o </w:t>
      </w:r>
      <w:r w:rsidR="000004C7">
        <w:t xml:space="preserve">modelo com </w:t>
      </w:r>
      <w:r>
        <w:t xml:space="preserve">vetor de correção de erros é a estrutura mais adequada para </w:t>
      </w:r>
      <w:r w:rsidR="00F81657">
        <w:t>projetar</w:t>
      </w:r>
      <w:r>
        <w:t xml:space="preserve"> séries reais não estacionárias e variáveis ​​cointegradas.</w:t>
      </w:r>
    </w:p>
    <w:p w14:paraId="1667B052" w14:textId="5552C045" w:rsidR="00E32D94" w:rsidRDefault="00E32D94" w:rsidP="00921FE5">
      <w:pPr>
        <w:pStyle w:val="Mestrado"/>
        <w:ind w:firstLine="360"/>
      </w:pPr>
      <w:r>
        <w:t xml:space="preserve">Em </w:t>
      </w:r>
      <w:r>
        <w:fldChar w:fldCharType="begin" w:fldLock="1"/>
      </w:r>
      <w:r>
        <w:instrText>ADDIN CSL_CITATION {"citationItems":[{"id":"ITEM-1","itemData":{"DOI":"10.1016/j.procs.2017.12.146","ISSN":"1877-0509","author":[{"dropping-particle":"","family":"Anggraeni","given":"Wiwik","non-dropping-particle":"","parse-names":false,"suffix":""},{"dropping-particle":"","family":"Boga","given":"Kuntoro","non-dropping-particle":"","parse-names":false,"suffix":""},{"dropping-particle":"","family":"Mahananto","given":"Faizal","non-dropping-particle":"","parse-names":false,"suffix":""}],"container-title":"Procedia Computer Science","id":"ITEM-1","issued":{"date-parts":[["2018"]]},"page":"189-196","publisher":"Elsevier B.V.","title":"ScienceDirect ScienceDirect The Performance of ARIMAX Model and Vector Autoregressive ( VAR ) Model in Forecasting Strategic Commodity Price in Indonesia","type":"article-journal","volume":"124"},"uris":["http://www.mendeley.com/documents/?uuid=21635c23-3056-440c-9fdf-1d00d3f773fb"]}],"mendeley":{"formattedCitation":"(Anggraeni et al., 2018)","plainTextFormattedCitation":"(Anggraeni et al., 2018)","previouslyFormattedCitation":"(Anggraeni et al., 2018)"},"properties":{"noteIndex":0},"schema":"https://github.com/citation-style-language/schema/raw/master/csl-citation.json"}</w:instrText>
      </w:r>
      <w:r>
        <w:fldChar w:fldCharType="separate"/>
      </w:r>
      <w:r w:rsidRPr="009476A0">
        <w:rPr>
          <w:noProof/>
        </w:rPr>
        <w:t>(Anggraeni et al., 2018)</w:t>
      </w:r>
      <w:r>
        <w:fldChar w:fldCharType="end"/>
      </w:r>
      <w:r>
        <w:t xml:space="preserve"> foram comparadas as capacidades preditivas de modelos ARIMA e estruturas VAR para prever preços de arroz em conjuntos de dados fora da amostra utilizando indicadores de performance </w:t>
      </w:r>
      <w:commentRangeStart w:id="89"/>
      <w:r>
        <w:t>MAPE</w:t>
      </w:r>
      <w:commentRangeEnd w:id="89"/>
      <w:r w:rsidR="00EB23C8">
        <w:rPr>
          <w:rStyle w:val="Refdecomentrio"/>
          <w:rFonts w:asciiTheme="minorHAnsi" w:hAnsiTheme="minorHAnsi" w:cstheme="minorBidi"/>
        </w:rPr>
        <w:commentReference w:id="89"/>
      </w:r>
      <w:r>
        <w:t>.</w:t>
      </w:r>
      <w:r w:rsidR="00EA047E">
        <w:t xml:space="preserve"> No estudo em questão os modelos ARIMA estimados </w:t>
      </w:r>
      <w:r w:rsidR="00F32DD0">
        <w:t xml:space="preserve">obtiveram uma performance 15% </w:t>
      </w:r>
      <w:r w:rsidR="00EA047E">
        <w:t>melhor</w:t>
      </w:r>
      <w:r w:rsidR="00F32DD0">
        <w:t xml:space="preserve"> </w:t>
      </w:r>
      <w:r w:rsidR="00EA047E">
        <w:t>do que o</w:t>
      </w:r>
      <w:ins w:id="90" w:author="Guilherme Lima" w:date="2022-06-28T15:18:00Z">
        <w:r w:rsidR="0062741D">
          <w:t>s</w:t>
        </w:r>
      </w:ins>
      <w:r w:rsidR="00EA047E">
        <w:t xml:space="preserve"> </w:t>
      </w:r>
      <w:ins w:id="91" w:author="Guilherme Lima" w:date="2022-06-28T15:18:00Z">
        <w:r w:rsidR="0062741D">
          <w:t xml:space="preserve">modelos </w:t>
        </w:r>
      </w:ins>
      <w:r w:rsidR="00EA047E">
        <w:t>VAR.</w:t>
      </w:r>
    </w:p>
    <w:p w14:paraId="1309984A" w14:textId="60B1D788" w:rsidR="00E32D94" w:rsidRDefault="00921FE5" w:rsidP="00921FE5">
      <w:pPr>
        <w:pStyle w:val="Mestrado"/>
      </w:pPr>
      <w:r>
        <w:tab/>
      </w:r>
      <w:r w:rsidR="009F69C7">
        <w:fldChar w:fldCharType="begin" w:fldLock="1"/>
      </w:r>
      <w:r w:rsidR="009F69C7">
        <w:instrText>ADDIN CSL_CITATION {"citationItems":[{"id":"ITEM-1","itemData":{"DOI":"10.1007/s11356-020-09822-w","ISSN":"16147499","abstract":"It is an overwhelming concern that increases in global average temperature lead to serious consequences on the natural environment in the form of deteriorating water resource quality and damaging healthcare sustainability agenda. The sustainable innovation forum (COP21) shows a high concern on climate changes and suggested to reduce global average temperature less than 2 °C. The study brings an idea from the stated theme and analyzed the relationship between climate change and water resource quality in order to redesign economic and environmental policies to improve water quality and healthcare sustainability in the context of Pakistan. The country has serious issues regarding the provision of safe drinking water, improved water resource quality, and healthcare sustainability, which can be achieved by sustainable policies to handle the extreme temperature in Pakistan. The study employed simultaneous generalized method of moments (GMM) technique in order to estimate parameters of the study during the period of 1980–2016. The results show that energy demand and industry value added substantially decrease water resource quality (WRQ), while agriculture value added and per capita income significantly increase WRQ in a country. The other regression apparatus, where health expenditures serve as the response variable, shows that average temperature, industry value added, population growth, and foreign direct investment (FDI) inflows significantly increase healthcare expenditures while WRQ has a negative impact on healthcare expenditures in a country. The final regression model shows that average temperature and per capita income decrease, while WRQ and industrial value added increase mortality rate in a country. The overall results confirm that WRQ affected by climate change, energy demand, and population growth that need sustainable water resource policies in order to achieve long-term sustained growth. The climate actions required more policy instruments to combat environmental challenges that should support healthcare sustainability agenda across the globe.","author":[{"dropping-particle":"","family":"Tehreem","given":"Hafiza Samina","non-dropping-particle":"","parse-names":false,"suffix":""},{"dropping-particle":"","family":"Anser","given":"Muhammad Khalid","non-dropping-particle":"","parse-names":false,"suffix":""},{"dropping-particle":"","family":"Nassani","given":"Abdelmohsen A.","non-dropping-particle":"","parse-names":false,"suffix":""},{"dropping-particle":"","family":"Abro","given":"Muhammad Moinuddin Qazi","non-dropping-particle":"","parse-names":false,"suffix":""},{"dropping-particle":"","family":"Zaman","given":"Khalid","non-dropping-particle":"","parse-names":false,"suffix":""}],"container-title":"Environmental Science and Pollution Research","id":"ITEM-1","issued":{"date-parts":[["2020"]]},"publisher":"Environmental Science and Pollution Research","title":"Impact of average temperature, energy demand, sectoral value added, and population growth on water resource quality and mortality rate: it is time to stop waiting around","type":"article-journal"},"uris":["http://www.mendeley.com/documents/?uuid=5df5dfac-d0c3-4635-8ac3-b7c76e28f139"]}],"mendeley":{"formattedCitation":"(Tehreem et al., 2020)","plainTextFormattedCitation":"(Tehreem et al., 2020)","previouslyFormattedCitation":"(Tehreem et al., 2020)"},"properties":{"noteIndex":0},"schema":"https://github.com/citation-style-language/schema/raw/master/csl-citation.json"}</w:instrText>
      </w:r>
      <w:r w:rsidR="009F69C7">
        <w:fldChar w:fldCharType="separate"/>
      </w:r>
      <w:r w:rsidR="009F69C7" w:rsidRPr="00FF1BF1">
        <w:rPr>
          <w:noProof/>
        </w:rPr>
        <w:t>(Tehreem et al., 2020)</w:t>
      </w:r>
      <w:r w:rsidR="009F69C7">
        <w:fldChar w:fldCharType="end"/>
      </w:r>
      <w:r w:rsidR="009F69C7">
        <w:t xml:space="preserve"> estudam o i</w:t>
      </w:r>
      <w:r w:rsidR="009F69C7" w:rsidRPr="00F97362">
        <w:t>mpacto da temperatura média, demanda de energia, valor agregado setorial e crescimento populacional na qualidade dos recursos hídricos e</w:t>
      </w:r>
      <w:r w:rsidR="009F69C7">
        <w:t xml:space="preserve"> na</w:t>
      </w:r>
      <w:r w:rsidR="009F69C7" w:rsidRPr="00F97362">
        <w:t xml:space="preserve"> taxa de mortalidade</w:t>
      </w:r>
      <w:r w:rsidR="009F69C7">
        <w:t xml:space="preserve"> no Paquistão. O</w:t>
      </w:r>
      <w:ins w:id="92" w:author="Guilherme Lima" w:date="2022-06-28T15:18:00Z">
        <w:r w:rsidR="0062741D">
          <w:t>s</w:t>
        </w:r>
      </w:ins>
      <w:r w:rsidR="009F69C7">
        <w:t xml:space="preserve"> autor</w:t>
      </w:r>
      <w:ins w:id="93" w:author="Guilherme Lima" w:date="2022-06-28T15:19:00Z">
        <w:r w:rsidR="0062741D">
          <w:t>es</w:t>
        </w:r>
      </w:ins>
      <w:r w:rsidR="009F69C7">
        <w:t xml:space="preserve"> utiliza</w:t>
      </w:r>
      <w:ins w:id="94" w:author="Guilherme Lima" w:date="2022-06-28T15:19:00Z">
        <w:r w:rsidR="0062741D">
          <w:t>ram</w:t>
        </w:r>
      </w:ins>
      <w:r w:rsidR="009F69C7">
        <w:t xml:space="preserve"> a estatística do traço proposta por </w:t>
      </w:r>
      <w:r w:rsidR="009F69C7">
        <w:fldChar w:fldCharType="begin" w:fldLock="1"/>
      </w:r>
      <w:r w:rsidR="009F69C7">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9F69C7">
        <w:fldChar w:fldCharType="separate"/>
      </w:r>
      <w:r w:rsidR="009F69C7" w:rsidRPr="00F97362">
        <w:rPr>
          <w:noProof/>
        </w:rPr>
        <w:t>(Johansen, 1988)</w:t>
      </w:r>
      <w:r w:rsidR="009F69C7">
        <w:fldChar w:fldCharType="end"/>
      </w:r>
      <w:r w:rsidR="009F69C7">
        <w:t xml:space="preserve"> para </w:t>
      </w:r>
      <w:r w:rsidR="00D51A78">
        <w:t>identificação de</w:t>
      </w:r>
      <w:r w:rsidR="009F69C7">
        <w:t xml:space="preserve"> relações de cointegração entre </w:t>
      </w:r>
      <w:r w:rsidR="009F69C7" w:rsidRPr="00F97362">
        <w:t>demanda de energia</w:t>
      </w:r>
      <w:r w:rsidR="009F69C7">
        <w:t xml:space="preserve">, </w:t>
      </w:r>
      <w:r w:rsidR="009F69C7" w:rsidRPr="00F97362">
        <w:t xml:space="preserve">valor agregado da </w:t>
      </w:r>
      <w:r w:rsidR="009F69C7">
        <w:t xml:space="preserve">indústria e </w:t>
      </w:r>
      <w:r w:rsidR="009F69C7" w:rsidRPr="00F97362">
        <w:t>a qualidade dos recursos hídricos.</w:t>
      </w:r>
      <w:ins w:id="95" w:author="Guilherme Lima" w:date="2022-06-28T15:19:00Z">
        <w:r w:rsidR="0062741D">
          <w:t xml:space="preserve"> </w:t>
        </w:r>
        <w:r w:rsidR="0062741D" w:rsidRPr="0062741D">
          <w:rPr>
            <w:highlight w:val="yellow"/>
            <w:rPrChange w:id="96" w:author="Guilherme Lima" w:date="2022-06-28T15:19:00Z">
              <w:rPr/>
            </w:rPrChange>
          </w:rPr>
          <w:t>(aqui precisa complementar...)</w:t>
        </w:r>
      </w:ins>
    </w:p>
    <w:p w14:paraId="54573A0A" w14:textId="7705BCF6" w:rsidR="009A06B6" w:rsidRDefault="009A06B6" w:rsidP="00921FE5">
      <w:pPr>
        <w:pStyle w:val="Mestrado"/>
        <w:ind w:firstLine="708"/>
      </w:pPr>
      <w:r>
        <w:t xml:space="preserve">A versatilidade de modelos autorregressivos é comprovada pela ampla variedade de temas </w:t>
      </w:r>
      <w:ins w:id="97" w:author="Guilherme Lima" w:date="2022-06-28T15:20:00Z">
        <w:r w:rsidR="0062741D">
          <w:t xml:space="preserve">em que eles são </w:t>
        </w:r>
      </w:ins>
      <w:r>
        <w:t xml:space="preserve">aplicados </w:t>
      </w:r>
      <w:ins w:id="98" w:author="Guilherme Lima" w:date="2022-06-28T15:20:00Z">
        <w:r w:rsidR="001F3DFE">
          <w:t xml:space="preserve">o </w:t>
        </w:r>
      </w:ins>
      <w:del w:id="99" w:author="Guilherme Lima" w:date="2022-06-28T15:20:00Z">
        <w:r w:rsidDel="001F3DFE">
          <w:delText xml:space="preserve">que eles podem </w:delText>
        </w:r>
      </w:del>
      <w:r>
        <w:t>oferece</w:t>
      </w:r>
      <w:ins w:id="100" w:author="Guilherme Lima" w:date="2022-06-28T15:20:00Z">
        <w:r w:rsidR="001F3DFE">
          <w:t>m</w:t>
        </w:r>
      </w:ins>
      <w:del w:id="101" w:author="Guilherme Lima" w:date="2022-06-28T15:20:00Z">
        <w:r w:rsidDel="001F3DFE">
          <w:delText>r</w:delText>
        </w:r>
      </w:del>
      <w:r>
        <w:t xml:space="preserve"> soluções</w:t>
      </w:r>
      <w:ins w:id="102" w:author="Guilherme Lima" w:date="2022-06-28T15:20:00Z">
        <w:r w:rsidR="001F3DFE">
          <w:t xml:space="preserve"> </w:t>
        </w:r>
      </w:ins>
      <w:ins w:id="103" w:author="Guilherme Lima" w:date="2022-06-28T15:21:00Z">
        <w:r w:rsidR="001F3DFE">
          <w:t>satisfatórias</w:t>
        </w:r>
      </w:ins>
      <w:r>
        <w:t xml:space="preserve">. Foram citados </w:t>
      </w:r>
      <w:r w:rsidR="00467B8F">
        <w:t xml:space="preserve">trabalhos </w:t>
      </w:r>
      <w:r w:rsidR="00F81657">
        <w:t>no campo da</w:t>
      </w:r>
      <w:r>
        <w:t xml:space="preserve"> </w:t>
      </w:r>
      <w:del w:id="104" w:author="Guilherme Lima" w:date="2022-06-28T15:21:00Z">
        <w:r w:rsidDel="001F3DFE">
          <w:delText>economia</w:delText>
        </w:r>
      </w:del>
      <w:ins w:id="105" w:author="Guilherme Lima" w:date="2022-06-28T15:21:00Z">
        <w:r w:rsidR="001F3DFE">
          <w:t>E</w:t>
        </w:r>
        <w:r w:rsidR="001F3DFE">
          <w:t>conomia</w:t>
        </w:r>
      </w:ins>
      <w:r>
        <w:t xml:space="preserve">, porém </w:t>
      </w:r>
      <w:ins w:id="106" w:author="Guilherme Lima" w:date="2022-06-28T15:21:00Z">
        <w:r w:rsidR="001F3DFE">
          <w:t xml:space="preserve">em outras áreas, como na </w:t>
        </w:r>
      </w:ins>
      <w:del w:id="107" w:author="Guilherme Lima" w:date="2022-06-28T15:21:00Z">
        <w:r w:rsidDel="001F3DFE">
          <w:delText xml:space="preserve">na </w:delText>
        </w:r>
      </w:del>
      <w:del w:id="108" w:author="Guilherme Lima" w:date="2022-06-28T15:22:00Z">
        <w:r w:rsidDel="001F3DFE">
          <w:delText>á</w:delText>
        </w:r>
      </w:del>
      <w:del w:id="109" w:author="Guilherme Lima" w:date="2022-06-28T15:21:00Z">
        <w:r w:rsidDel="001F3DFE">
          <w:delText>rea da</w:delText>
        </w:r>
      </w:del>
      <w:del w:id="110" w:author="Guilherme Lima" w:date="2022-06-28T15:22:00Z">
        <w:r w:rsidDel="001F3DFE">
          <w:delText xml:space="preserve"> </w:delText>
        </w:r>
      </w:del>
      <w:del w:id="111" w:author="Guilherme Lima" w:date="2022-06-28T15:21:00Z">
        <w:r w:rsidDel="001F3DFE">
          <w:delText xml:space="preserve">saúde </w:delText>
        </w:r>
      </w:del>
      <w:ins w:id="112" w:author="Guilherme Lima" w:date="2022-06-28T15:21:00Z">
        <w:r w:rsidR="001F3DFE">
          <w:t>S</w:t>
        </w:r>
        <w:r w:rsidR="001F3DFE">
          <w:t>aúde</w:t>
        </w:r>
        <w:r w:rsidR="001F3DFE">
          <w:t>,</w:t>
        </w:r>
        <w:r w:rsidR="001F3DFE">
          <w:t xml:space="preserve"> </w:t>
        </w:r>
      </w:ins>
      <w:r>
        <w:t>tem</w:t>
      </w:r>
      <w:r w:rsidR="00467B8F">
        <w:t>-se observado um amplo uso</w:t>
      </w:r>
      <w:r>
        <w:t xml:space="preserve"> </w:t>
      </w:r>
      <w:r w:rsidR="00467B8F">
        <w:t>d</w:t>
      </w:r>
      <w:r>
        <w:t>essa classe de modelos.</w:t>
      </w:r>
      <w:r w:rsidR="00D51A78">
        <w:t xml:space="preserve"> </w:t>
      </w:r>
      <w:r>
        <w:t>O ano de 2020 foi de alta demanda para a área de modelos de previsão. A pandemia d</w:t>
      </w:r>
      <w:ins w:id="113" w:author="Guilherme Lima" w:date="2022-06-28T15:23:00Z">
        <w:r w:rsidR="001F3DFE">
          <w:t>a</w:t>
        </w:r>
      </w:ins>
      <w:del w:id="114" w:author="Guilherme Lima" w:date="2022-06-28T15:23:00Z">
        <w:r w:rsidDel="001F3DFE">
          <w:delText>e</w:delText>
        </w:r>
      </w:del>
      <w:r>
        <w:t xml:space="preserve"> COVID-19 exigiu um uso massivo de modelos </w:t>
      </w:r>
      <w:ins w:id="115" w:author="Guilherme Lima" w:date="2022-06-28T15:29:00Z">
        <w:r w:rsidR="00CD789C">
          <w:t xml:space="preserve">de previsão </w:t>
        </w:r>
      </w:ins>
      <w:ins w:id="116" w:author="Guilherme Lima" w:date="2022-06-28T15:23:00Z">
        <w:r w:rsidR="001F3DFE">
          <w:t xml:space="preserve">nas </w:t>
        </w:r>
      </w:ins>
      <w:del w:id="117" w:author="Guilherme Lima" w:date="2022-06-28T15:23:00Z">
        <w:r w:rsidDel="001F3DFE">
          <w:delText xml:space="preserve">em </w:delText>
        </w:r>
      </w:del>
      <w:r>
        <w:t xml:space="preserve">áreas de saúde, finanças e setores industriais. </w:t>
      </w:r>
      <w:r w:rsidR="004C4CF7">
        <w:t xml:space="preserve">Em </w:t>
      </w:r>
      <w:r w:rsidR="004C4CF7">
        <w:fldChar w:fldCharType="begin" w:fldLock="1"/>
      </w:r>
      <w:r w:rsidR="009A7588">
        <w:instrText>ADDIN CSL_CITATION {"citationItems":[{"id":"ITEM-1","itemData":{"DOI":"10.18562/ijee.054","ISBN":"7135009894","ISSN":"2373-5929","abstract":"BACKGROUND An alternative to epidemiological models for transmission dynamics of Covid-19 in China, we propose the artificial intelligence (AI)-inspired methods for real-time forecasting of Covid-19 to estimate the size, lengths and ending time of Covid-19 across China. METHODS We developed a modified stacked auto-encoder for modeling the transmission dynamics of the epidemics. We applied this model to real-time forecasting the confirmed cases of Covid-19 across China. The data were collected from January 11 to February 27, 2020 by WHO. We used the latent variables in the auto-encoder and clustering algorithms to group the provinces/cities for investigating the transmission structure. RESULTS We forecasted curves of cumulative confirmed cases of Covid-19 across China from Jan 20, 2020 to April 20, 2020. Using the multiple-step forecasting, the estimated average errors of 6-step, 7-step, 8-step, 9-step and 10-step forecasting were 1.64%, 2.27%, 2.14%, 2.08%, 0.73%, respectively. We predicted that the time points of the provinces/cities entering the plateau of the forecasted transmission dynamic curves varied, ranging from Jan 21 to April 19, 2020. The 34 provinces/cities were grouped into 9 clusters. CONCLUSIONS The accuracy of the AI-based methods for forecasting the trajectory of Covid-19 was high. We predicted that the epidemics of Covid-19 will be over by the middle of April. If the data are reliable and there are no second transmissions, we can accurately forecast the transmission dynamics of the Covid-19 across the provinces/cities in China. The AI-inspired methods are a powerful tool for helping public health planning and policymaking.","author":[{"dropping-particle":"","family":"Hu","given":"Zixin","non-dropping-particle":"","parse-names":false,"suffix":""},{"dropping-particle":"","family":"Ge","given":"Qiyang","non-dropping-particle":"","parse-names":false,"suffix":""},{"dropping-particle":"","family":"Li","given":"Shudi","non-dropping-particle":"","parse-names":false,"suffix":""},{"dropping-particle":"","family":"Xiong","given":"Momiao","non-dropping-particle":"","parse-names":false,"suffix":""}],"container-title":"International Journal of Educational Excellence","id":"ITEM-1","issue":"1","issued":{"date-parts":[["2020"]]},"page":"71-94","title":"Artificial Intelligence Forecasting of Covid-19 in China","type":"article-journal","volume":"6"},"uris":["http://www.mendeley.com/documents/?uuid=dd51a451-404a-484a-be3e-3eac70c39be5"]}],"mendeley":{"formattedCitation":"(Hu et al., 2020)","plainTextFormattedCitation":"(Hu et al., 2020)","previouslyFormattedCitation":"(Hu et al., 2020)"},"properties":{"noteIndex":0},"schema":"https://github.com/citation-style-language/schema/raw/master/csl-citation.json"}</w:instrText>
      </w:r>
      <w:r w:rsidR="004C4CF7">
        <w:fldChar w:fldCharType="separate"/>
      </w:r>
      <w:r w:rsidR="004C4CF7" w:rsidRPr="00B66BAB">
        <w:rPr>
          <w:noProof/>
        </w:rPr>
        <w:t>(Hu et al., 2020)</w:t>
      </w:r>
      <w:r w:rsidR="004C4CF7">
        <w:fldChar w:fldCharType="end"/>
      </w:r>
      <w:r w:rsidR="004C4CF7">
        <w:t xml:space="preserve"> são apresentados métodos de inteligência artificial para prever a </w:t>
      </w:r>
      <w:r>
        <w:t>duração da pandemia de</w:t>
      </w:r>
      <w:r w:rsidRPr="00B96E3C">
        <w:t xml:space="preserve"> Covid-19 </w:t>
      </w:r>
      <w:r>
        <w:t xml:space="preserve">na </w:t>
      </w:r>
      <w:r w:rsidRPr="00B96E3C">
        <w:t>China</w:t>
      </w:r>
      <w:r w:rsidR="004C4CF7">
        <w:t xml:space="preserve"> utilizando a validação fora da amostra como método de seleção de modelos.</w:t>
      </w:r>
      <w:r w:rsidR="003262DD">
        <w:t xml:space="preserve"> </w:t>
      </w:r>
      <w:r>
        <w:fldChar w:fldCharType="begin" w:fldLock="1"/>
      </w:r>
      <w:r>
        <w:instrText>ADDIN CSL_CITATION {"citationItems":[{"id":"ITEM-1","itemData":{"DOI":"10.1016/j.iref.2020.06.023","ISSN":"10590560","abstract":"We provide some preliminary estimates about the behaviour of oil-stock nexus during COVID-19 pandemic. Consequently, we conduct distinct analyses for periods before and after the announcement of the pandemic. A panel Vector Autoregressive (pVAR) model is constructed to analyse the response of oil and stocks to shocks. A panel Logit model is also formulated to evaluate the probability of having negative oil price and stock returns between the two data samples. The pVAR analyses suggest that both oil and stock markets may experience greater initial and prolonged impacts of own and cross shocks during the pandemic than the period before it. This outcome is further corroborated by the panel Logit estimates suggesting that the probability of having negative oil and stock returns during the pandemic may be due uncertainty associated with the relevant markets.","author":[{"dropping-particle":"","family":"Salisu","given":"Afees A.","non-dropping-particle":"","parse-names":false,"suffix":""},{"dropping-particle":"","family":"Ebuh","given":"Godday U.","non-dropping-particle":"","parse-names":false,"suffix":""},{"dropping-particle":"","family":"Usman","given":"Nuruddeen","non-dropping-particle":"","parse-names":false,"suffix":""}],"container-title":"International Review of Economics and Finance","id":"ITEM-1","issue":"June","issued":{"date-parts":[["2020"]]},"page":"280-294","publisher":"Elsevier Ltd","title":"Revisiting oil-stock nexus during COVID-19 pandemic: Some preliminary results","type":"article-journal","volume":"69"},"uris":["http://www.mendeley.com/documents/?uuid=4dee745f-9177-42b4-873a-4fa15c054232"]}],"mendeley":{"formattedCitation":"(Salisu et al., 2020)","plainTextFormattedCitation":"(Salisu et al., 2020)","previouslyFormattedCitation":"(Salisu et al., 2020)"},"properties":{"noteIndex":0},"schema":"https://github.com/citation-style-language/schema/raw/master/csl-citation.json"}</w:instrText>
      </w:r>
      <w:r>
        <w:fldChar w:fldCharType="separate"/>
      </w:r>
      <w:r w:rsidRPr="005370DB">
        <w:rPr>
          <w:noProof/>
        </w:rPr>
        <w:t>(Salisu et al., 2020)</w:t>
      </w:r>
      <w:r>
        <w:fldChar w:fldCharType="end"/>
      </w:r>
      <w:r>
        <w:t xml:space="preserve"> propõe</w:t>
      </w:r>
      <w:ins w:id="118" w:author="Guilherme Lima" w:date="2022-06-28T15:29:00Z">
        <w:r w:rsidR="00CD789C">
          <w:t xml:space="preserve"> </w:t>
        </w:r>
      </w:ins>
      <w:del w:id="119" w:author="Guilherme Lima" w:date="2022-06-28T15:29:00Z">
        <w:r w:rsidDel="00CD789C">
          <w:delText xml:space="preserve">, </w:delText>
        </w:r>
      </w:del>
      <w:r>
        <w:t>em s</w:t>
      </w:r>
      <w:ins w:id="120" w:author="Guilherme Lima" w:date="2022-06-28T15:30:00Z">
        <w:r w:rsidR="00CD789C">
          <w:t>e</w:t>
        </w:r>
      </w:ins>
      <w:r>
        <w:t>u</w:t>
      </w:r>
      <w:del w:id="121" w:author="Guilherme Lima" w:date="2022-06-28T15:30:00Z">
        <w:r w:rsidDel="00CD789C">
          <w:delText>a publicação</w:delText>
        </w:r>
      </w:del>
      <w:ins w:id="122" w:author="Guilherme Lima" w:date="2022-06-28T15:30:00Z">
        <w:r w:rsidR="00CD789C">
          <w:t xml:space="preserve"> estudo</w:t>
        </w:r>
      </w:ins>
      <w:del w:id="123" w:author="Guilherme Lima" w:date="2022-06-28T15:30:00Z">
        <w:r w:rsidDel="00CD789C">
          <w:delText>,</w:delText>
        </w:r>
      </w:del>
      <w:r>
        <w:t xml:space="preserve"> </w:t>
      </w:r>
      <w:r>
        <w:lastRenderedPageBreak/>
        <w:t>modelos clássicos</w:t>
      </w:r>
      <w:ins w:id="124" w:author="Guilherme Lima" w:date="2022-06-28T15:30:00Z">
        <w:r w:rsidR="00CD789C">
          <w:t>,</w:t>
        </w:r>
      </w:ins>
      <w:r>
        <w:t xml:space="preserve"> como </w:t>
      </w:r>
      <w:ins w:id="125" w:author="Guilherme Lima" w:date="2022-06-28T15:31:00Z">
        <w:r w:rsidR="00CD789C">
          <w:t xml:space="preserve">os modelos </w:t>
        </w:r>
      </w:ins>
      <w:del w:id="126" w:author="Guilherme Lima" w:date="2022-06-28T15:31:00Z">
        <w:r w:rsidDel="00CD789C">
          <w:delText xml:space="preserve">estruturas </w:delText>
        </w:r>
      </w:del>
      <w:r>
        <w:t>VAR</w:t>
      </w:r>
      <w:ins w:id="127" w:author="Guilherme Lima" w:date="2022-06-28T15:30:00Z">
        <w:r w:rsidR="00CD789C">
          <w:t>,</w:t>
        </w:r>
      </w:ins>
      <w:r>
        <w:t xml:space="preserve"> </w:t>
      </w:r>
      <w:del w:id="128" w:author="Guilherme Lima" w:date="2022-06-28T15:30:00Z">
        <w:r w:rsidDel="00CD789C">
          <w:delText xml:space="preserve">sendo utilizados </w:delText>
        </w:r>
      </w:del>
      <w:r>
        <w:t>para prever</w:t>
      </w:r>
      <w:r w:rsidRPr="005370DB">
        <w:t xml:space="preserve"> o comportamento </w:t>
      </w:r>
      <w:r>
        <w:t>dos</w:t>
      </w:r>
      <w:r w:rsidRPr="005370DB">
        <w:t xml:space="preserve"> estoque</w:t>
      </w:r>
      <w:r>
        <w:t>s</w:t>
      </w:r>
      <w:r w:rsidRPr="005370DB">
        <w:t xml:space="preserve"> de petróleo durante a pandemia de COVID-19</w:t>
      </w:r>
      <w:r>
        <w:t>.</w:t>
      </w:r>
    </w:p>
    <w:p w14:paraId="61C32DF0" w14:textId="3CDC1892" w:rsidR="00D51A78" w:rsidRDefault="009A06B6" w:rsidP="00921FE5">
      <w:pPr>
        <w:pStyle w:val="Mestrado"/>
        <w:ind w:firstLine="708"/>
      </w:pPr>
      <w:r>
        <w:t xml:space="preserve">Além da pesquisa de vacinas e medicamentos para mitigar doenças como </w:t>
      </w:r>
      <w:ins w:id="129" w:author="Guilherme Lima" w:date="2022-06-28T15:37:00Z">
        <w:r w:rsidR="004468A4">
          <w:t xml:space="preserve">a </w:t>
        </w:r>
      </w:ins>
      <w:r>
        <w:t>Covid</w:t>
      </w:r>
      <w:ins w:id="130" w:author="Guilherme Lima" w:date="2022-06-28T15:37:00Z">
        <w:r w:rsidR="004468A4">
          <w:t>,</w:t>
        </w:r>
      </w:ins>
      <w:r>
        <w:t xml:space="preserve"> governos e autoridades centrais utilizaram de modelos autorregressivos para planejarem seus sistemas de saúde para suportar surtos de outras doenças</w:t>
      </w:r>
      <w:r w:rsidR="00D51A78">
        <w:t xml:space="preserve">, como por exemplo em </w:t>
      </w:r>
      <w:r w:rsidR="00D51A78">
        <w:fldChar w:fldCharType="begin" w:fldLock="1"/>
      </w:r>
      <w:r w:rsidR="00D51A78">
        <w:instrText>ADDIN CSL_CITATION {"citationItems":[{"id":"ITEM-1","itemData":{"DOI":"10.1186/1475-2875-9-251","ISSN":"14752875","PMID":"20813066","abstract":"Background: Malaria still remains a public health problem in some districts of Bhutan despite marked reduction of cases in last few years. To strengthen the country's prevention and control measures, this study was carried out to develop forecasting and prediction models of malaria incidence in the endemic districts of Bhutan using time series and ARIMAX. Methods: This study was carried out retrospectively using the monthly reported malaria cases from the health centres to Vector-borne Disease Control Programme (VDCP) and the meteorological data from Meteorological Unit, Department of Energy, Ministry of Economic Affairs. Time series analysis was performed on monthly malaria cases, from 1994 to 2008, in seven malaria endemic districts. The time series models derived from a multiplicative seasonal autoregressive integrated moving average (ARIMA) was deployed to identify the best model using data from 1994 to 2006. The best-fit model was selected for each individual district and for the overall endemic area was developed and the monthly cases from January to December 2009 and 2010 were forecasted. In developing the prediction model, the monthly reported malaria cases and the meteorological factors from 1996 to 2008 of the seven districts were analysed. The method of ARIMAX modelling was employed to determine predictors of malaria of the subsequent month. Results: It was found that the ARIMA (p, d, q) (P, D, Q)s model (p and P representing the auto regressive and seasonal autoregressive; d and D representing the non-seasonal differences and seasonal differencing; and q and Q the moving average parameters and seasonal moving average parameters, respectively and s representing the length of the seasonal period) for the overall endemic districts was (2,1,1)(0,1,1)12; the modelling data from each district revealed two most common ARIMA models including (2,1,1)(0,1,1)12 and (1,1,1)(0,1,1)12. The forecasted monthly malaria cases from January to December 2009 and 2010 varied from 15 to 82 cases in 2009 and 67 to 149 cases in 2010, where population in 2009 was 285,375 and the expected population of 2010 to be 289,085. The ARIMAX model of monthly cases and climatic factors showed considerable variations among the different districts. In general, the mean maximum temperature lagged at one month was a strong positive predictor of an increased malaria cases for four districts. The monthly number of cases of the previous month was also a significant predictor in one di…","author":[{"dropping-particle":"","family":"Wangdi","given":"Kinley","non-dropping-particle":"","parse-names":false,"suffix":""},{"dropping-particle":"","family":"Singhasivanon","given":"Pratap","non-dropping-particle":"","parse-names":false,"suffix":""},{"dropping-particle":"","family":"Silawan","given":"Tassanee","non-dropping-particle":"","parse-names":false,"suffix":""},{"dropping-particle":"","family":"Lawpoolsri","given":"Saranath","non-dropping-particle":"","parse-names":false,"suffix":""},{"dropping-particle":"","family":"White","given":"Nicholas J.","non-dropping-particle":"","parse-names":false,"suffix":""},{"dropping-particle":"","family":"Kaewkungwal","given":"Jaranit","non-dropping-particle":"","parse-names":false,"suffix":""}],"container-title":"Malaria Journal","id":"ITEM-1","issue":"1","issued":{"date-parts":[["2010"]]},"page":"1-9","title":"Development of temporal modelling for forecasting and prediction of malaria infections using time-series and ARIMAX analyses: A case study in endemic districts of Bhutan","type":"article-journal","volume":"9"},"uris":["http://www.mendeley.com/documents/?uuid=1c832b56-eb85-4018-8768-da7906b29e5f"]}],"mendeley":{"formattedCitation":"(Wangdi et al., 2010)","plainTextFormattedCitation":"(Wangdi et al., 2010)","previouslyFormattedCitation":"(Wangdi et al., 2010)"},"properties":{"noteIndex":0},"schema":"https://github.com/citation-style-language/schema/raw/master/csl-citation.json"}</w:instrText>
      </w:r>
      <w:r w:rsidR="00D51A78">
        <w:fldChar w:fldCharType="separate"/>
      </w:r>
      <w:r w:rsidR="00D51A78" w:rsidRPr="00BA7AE7">
        <w:rPr>
          <w:noProof/>
        </w:rPr>
        <w:t>(Wangdi et al., 2010)</w:t>
      </w:r>
      <w:r w:rsidR="00D51A78">
        <w:fldChar w:fldCharType="end"/>
      </w:r>
      <w:ins w:id="131" w:author="Guilherme Lima" w:date="2022-06-28T15:37:00Z">
        <w:r w:rsidR="004468A4">
          <w:t xml:space="preserve">. O </w:t>
        </w:r>
      </w:ins>
      <w:ins w:id="132" w:author="Guilherme Lima" w:date="2022-06-28T15:43:00Z">
        <w:r w:rsidR="00F20896">
          <w:t>estudo</w:t>
        </w:r>
      </w:ins>
      <w:ins w:id="133" w:author="Guilherme Lima" w:date="2022-06-28T15:37:00Z">
        <w:r w:rsidR="004468A4">
          <w:t xml:space="preserve"> </w:t>
        </w:r>
      </w:ins>
      <w:del w:id="134" w:author="Guilherme Lima" w:date="2022-06-28T15:37:00Z">
        <w:r w:rsidR="00D51A78" w:rsidDel="004468A4">
          <w:delText xml:space="preserve"> que </w:delText>
        </w:r>
      </w:del>
      <w:r w:rsidR="00D51A78">
        <w:t>apresent</w:t>
      </w:r>
      <w:del w:id="135" w:author="Guilherme Lima" w:date="2022-06-28T15:38:00Z">
        <w:r w:rsidR="00D51A78" w:rsidDel="004468A4">
          <w:delText>a</w:delText>
        </w:r>
      </w:del>
      <w:ins w:id="136" w:author="Guilherme Lima" w:date="2022-06-28T15:38:00Z">
        <w:r w:rsidR="004468A4">
          <w:t>ou</w:t>
        </w:r>
      </w:ins>
      <w:r w:rsidR="00D51A78">
        <w:t xml:space="preserve"> um</w:t>
      </w:r>
      <w:ins w:id="137" w:author="Guilherme Lima" w:date="2022-06-28T15:44:00Z">
        <w:r w:rsidR="00F20896">
          <w:t>a</w:t>
        </w:r>
      </w:ins>
      <w:del w:id="138" w:author="Guilherme Lima" w:date="2022-06-28T15:44:00Z">
        <w:r w:rsidR="00D51A78" w:rsidDel="00F20896">
          <w:delText xml:space="preserve"> estudo usando </w:delText>
        </w:r>
      </w:del>
      <w:ins w:id="139" w:author="Guilherme Lima" w:date="2022-06-28T15:38:00Z">
        <w:r w:rsidR="004468A4">
          <w:t xml:space="preserve"> </w:t>
        </w:r>
      </w:ins>
      <w:r w:rsidR="00D51A78">
        <w:t xml:space="preserve">seleção de modelos ARIMA para previsão </w:t>
      </w:r>
      <w:ins w:id="140" w:author="Guilherme Lima" w:date="2022-06-28T15:38:00Z">
        <w:r w:rsidR="004468A4">
          <w:t xml:space="preserve">buscando avaliar </w:t>
        </w:r>
      </w:ins>
      <w:del w:id="141" w:author="Guilherme Lima" w:date="2022-06-28T15:38:00Z">
        <w:r w:rsidR="00D51A78" w:rsidDel="004468A4">
          <w:delText xml:space="preserve">para avaliar </w:delText>
        </w:r>
      </w:del>
      <w:r w:rsidR="00D51A78">
        <w:t>a incidência da malária nos distritos endêmicos.</w:t>
      </w:r>
    </w:p>
    <w:p w14:paraId="42B90D65" w14:textId="10246BD0" w:rsidR="009A06B6" w:rsidDel="0050278F" w:rsidRDefault="009A06B6" w:rsidP="00921FE5">
      <w:pPr>
        <w:pStyle w:val="Mestrado"/>
        <w:ind w:firstLine="708"/>
        <w:rPr>
          <w:del w:id="142" w:author="Guilherme Lima" w:date="2022-06-28T15:49:00Z"/>
        </w:rPr>
      </w:pPr>
      <w:r>
        <w:t xml:space="preserve">Além da academia, </w:t>
      </w:r>
      <w:r w:rsidR="00A2240C">
        <w:t xml:space="preserve">outros </w:t>
      </w:r>
      <w:r>
        <w:t>setores da economia utiliza</w:t>
      </w:r>
      <w:r w:rsidR="00A2240C">
        <w:t>m</w:t>
      </w:r>
      <w:r>
        <w:t xml:space="preserve"> sua infraestrutura de pesquisa e, até mesmo, patrocinam competições de</w:t>
      </w:r>
      <w:r w:rsidR="00251FE1">
        <w:t xml:space="preserve"> modelos de previsão </w:t>
      </w:r>
      <w:r>
        <w:t>para entender padrões nos dados relacionados a COVID-19</w:t>
      </w:r>
      <w:ins w:id="143" w:author="Guilherme Lima" w:date="2022-06-28T15:44:00Z">
        <w:r w:rsidR="00176F4D">
          <w:t>,</w:t>
        </w:r>
      </w:ins>
      <w:r w:rsidR="00D51A78">
        <w:t xml:space="preserve"> utilizando como estratégia e critério de performance a validação fora da amostra</w:t>
      </w:r>
      <w:r>
        <w:t xml:space="preserve">.  </w:t>
      </w:r>
      <w:r>
        <w:fldChar w:fldCharType="begin" w:fldLock="1"/>
      </w:r>
      <w:r>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fldChar w:fldCharType="separate"/>
      </w:r>
      <w:r w:rsidRPr="00295E1C">
        <w:rPr>
          <w:noProof/>
        </w:rPr>
        <w:t>(Ioannidis et al., 2020)</w:t>
      </w:r>
      <w:r>
        <w:fldChar w:fldCharType="end"/>
      </w:r>
      <w:r>
        <w:t xml:space="preserve"> destaca que </w:t>
      </w:r>
      <w:r w:rsidR="00F81657">
        <w:t>mesmo com modelos mais modernos para prever</w:t>
      </w:r>
      <w:r>
        <w:t xml:space="preserve"> dados relacionados </w:t>
      </w:r>
      <w:del w:id="144" w:author="Guilherme Lima" w:date="2022-06-28T15:45:00Z">
        <w:r w:rsidDel="00176F4D">
          <w:delText xml:space="preserve">a </w:delText>
        </w:r>
      </w:del>
      <w:ins w:id="145" w:author="Guilherme Lima" w:date="2022-06-28T15:45:00Z">
        <w:r w:rsidR="00176F4D">
          <w:t>às</w:t>
        </w:r>
        <w:r w:rsidR="00176F4D">
          <w:t xml:space="preserve"> </w:t>
        </w:r>
      </w:ins>
      <w:r>
        <w:t xml:space="preserve">pandemias </w:t>
      </w:r>
      <w:r w:rsidR="00F81657">
        <w:t>a</w:t>
      </w:r>
      <w:r>
        <w:t xml:space="preserve"> tarefa</w:t>
      </w:r>
      <w:r w:rsidR="00F81657">
        <w:t xml:space="preserve"> continua sendo</w:t>
      </w:r>
      <w:r>
        <w:t xml:space="preserve"> árdua</w:t>
      </w:r>
      <w:ins w:id="146" w:author="Guilherme Lima" w:date="2022-06-28T15:45:00Z">
        <w:r w:rsidR="00373B5B">
          <w:t>,</w:t>
        </w:r>
      </w:ins>
      <w:r w:rsidR="00F81657">
        <w:t xml:space="preserve"> visto que existem</w:t>
      </w:r>
      <w:r>
        <w:t xml:space="preserve"> falhas endógenas e exógenas que precisam de atenção dos cientistas. O trabalho elencou que dentre as razões mais comuns de falha dos modelos</w:t>
      </w:r>
      <w:r w:rsidR="00F81657">
        <w:t xml:space="preserve"> de previsão</w:t>
      </w:r>
      <w:ins w:id="147" w:author="Guilherme Lima" w:date="2022-06-28T15:46:00Z">
        <w:r w:rsidR="00373B5B">
          <w:t>,</w:t>
        </w:r>
      </w:ins>
      <w:r>
        <w:t xml:space="preserve"> estão: </w:t>
      </w:r>
      <w:r w:rsidR="00921FE5">
        <w:t xml:space="preserve">(i) </w:t>
      </w:r>
      <w:ins w:id="148" w:author="Guilherme Lima" w:date="2022-06-28T15:46:00Z">
        <w:r w:rsidR="00373B5B">
          <w:t>i</w:t>
        </w:r>
      </w:ins>
      <w:del w:id="149" w:author="Guilherme Lima" w:date="2022-06-28T15:46:00Z">
        <w:r w:rsidDel="00373B5B">
          <w:delText>I</w:delText>
        </w:r>
      </w:del>
      <w:r>
        <w:t xml:space="preserve">nsuficiência das </w:t>
      </w:r>
      <w:ins w:id="150" w:author="Guilherme Lima" w:date="2022-06-28T15:46:00Z">
        <w:r w:rsidR="00373B5B">
          <w:t>“</w:t>
        </w:r>
      </w:ins>
      <w:r>
        <w:t>covariáveis</w:t>
      </w:r>
      <w:ins w:id="151" w:author="Guilherme Lima" w:date="2022-06-28T15:46:00Z">
        <w:r w:rsidR="00373B5B">
          <w:t>”</w:t>
        </w:r>
      </w:ins>
      <w:r>
        <w:t xml:space="preserve"> (</w:t>
      </w:r>
      <w:proofErr w:type="spellStart"/>
      <w:r w:rsidRPr="00A31066">
        <w:rPr>
          <w:i/>
          <w:iCs/>
        </w:rPr>
        <w:t>features</w:t>
      </w:r>
      <w:proofErr w:type="spellEnd"/>
      <w:r>
        <w:rPr>
          <w:i/>
          <w:iCs/>
        </w:rPr>
        <w:t xml:space="preserve">) </w:t>
      </w:r>
      <w:r>
        <w:t>e a falta de informações claras sobre o problema;</w:t>
      </w:r>
      <w:r w:rsidR="00921FE5">
        <w:t xml:space="preserve"> (ii) </w:t>
      </w:r>
      <w:del w:id="152" w:author="Guilherme Lima" w:date="2022-06-28T15:46:00Z">
        <w:r w:rsidDel="00373B5B">
          <w:delText xml:space="preserve">Premissas </w:delText>
        </w:r>
      </w:del>
      <w:ins w:id="153" w:author="Guilherme Lima" w:date="2022-06-28T15:46:00Z">
        <w:r w:rsidR="00373B5B">
          <w:t>p</w:t>
        </w:r>
        <w:r w:rsidR="00373B5B">
          <w:t xml:space="preserve">remissas </w:t>
        </w:r>
      </w:ins>
      <w:r>
        <w:t>erradas no modelo, levantando a necessidade de uso de modelos probabilísticos em apoio as séries de tempo;</w:t>
      </w:r>
      <w:r w:rsidR="00921FE5">
        <w:t xml:space="preserve"> (</w:t>
      </w:r>
      <w:proofErr w:type="spellStart"/>
      <w:r w:rsidR="00921FE5">
        <w:t>iii</w:t>
      </w:r>
      <w:proofErr w:type="spellEnd"/>
      <w:r w:rsidR="00921FE5">
        <w:t xml:space="preserve">) </w:t>
      </w:r>
      <w:ins w:id="154" w:author="Guilherme Lima" w:date="2022-06-28T15:46:00Z">
        <w:r w:rsidR="00373B5B">
          <w:t>m</w:t>
        </w:r>
      </w:ins>
      <w:del w:id="155" w:author="Guilherme Lima" w:date="2022-06-28T15:46:00Z">
        <w:r w:rsidDel="00373B5B">
          <w:delText>M</w:delText>
        </w:r>
      </w:del>
      <w:r>
        <w:t xml:space="preserve">odelos utilizados </w:t>
      </w:r>
      <w:del w:id="156" w:author="Guilherme Lima" w:date="2022-06-28T15:47:00Z">
        <w:r w:rsidDel="00373B5B">
          <w:delText xml:space="preserve">foram estudados </w:delText>
        </w:r>
      </w:del>
      <w:r>
        <w:t>com base em dados de epidemias anteriores</w:t>
      </w:r>
      <w:r w:rsidR="00A2240C">
        <w:t>,</w:t>
      </w:r>
      <w:r>
        <w:t xml:space="preserve"> sendo que a disponibilidade e qualidade da informação estavam em patamares muito piores das atuais</w:t>
      </w:r>
      <w:r w:rsidR="00921FE5">
        <w:t xml:space="preserve">; (iv) </w:t>
      </w:r>
      <w:ins w:id="157" w:author="Guilherme Lima" w:date="2022-06-28T15:47:00Z">
        <w:r w:rsidR="00373B5B">
          <w:t>f</w:t>
        </w:r>
      </w:ins>
      <w:del w:id="158" w:author="Guilherme Lima" w:date="2022-06-28T15:47:00Z">
        <w:r w:rsidDel="00373B5B">
          <w:delText>F</w:delText>
        </w:r>
      </w:del>
      <w:r>
        <w:t xml:space="preserve">alta de expertise </w:t>
      </w:r>
      <w:ins w:id="159" w:author="Guilherme Lima" w:date="2022-06-28T15:48:00Z">
        <w:r w:rsidR="00373B5B">
          <w:t xml:space="preserve">em </w:t>
        </w:r>
      </w:ins>
      <w:del w:id="160" w:author="Guilherme Lima" w:date="2022-06-28T15:48:00Z">
        <w:r w:rsidDel="00373B5B">
          <w:delText>do negócio (E</w:delText>
        </w:r>
      </w:del>
      <w:ins w:id="161" w:author="Guilherme Lima" w:date="2022-06-28T15:48:00Z">
        <w:r w:rsidR="00373B5B">
          <w:t>E</w:t>
        </w:r>
      </w:ins>
      <w:r>
        <w:t>pidemiologia</w:t>
      </w:r>
      <w:del w:id="162" w:author="Guilherme Lima" w:date="2022-06-28T15:48:00Z">
        <w:r w:rsidDel="00373B5B">
          <w:delText>)</w:delText>
        </w:r>
      </w:del>
      <w:r>
        <w:t xml:space="preserve"> </w:t>
      </w:r>
      <w:ins w:id="163" w:author="Guilherme Lima" w:date="2022-06-28T15:48:00Z">
        <w:r w:rsidR="00373B5B">
          <w:t xml:space="preserve">nas </w:t>
        </w:r>
      </w:ins>
      <w:del w:id="164" w:author="Guilherme Lima" w:date="2022-06-28T15:48:00Z">
        <w:r w:rsidDel="00373B5B">
          <w:delText xml:space="preserve">em </w:delText>
        </w:r>
      </w:del>
      <w:r>
        <w:t>empresas</w:t>
      </w:r>
      <w:ins w:id="165" w:author="Guilherme Lima" w:date="2022-06-28T15:48:00Z">
        <w:r w:rsidR="00373B5B">
          <w:t xml:space="preserve"> e </w:t>
        </w:r>
      </w:ins>
      <w:del w:id="166" w:author="Guilherme Lima" w:date="2022-06-28T15:48:00Z">
        <w:r w:rsidDel="00373B5B">
          <w:delText>/</w:delText>
        </w:r>
      </w:del>
      <w:ins w:id="167" w:author="Guilherme Lima" w:date="2022-06-28T15:48:00Z">
        <w:r w:rsidR="00373B5B">
          <w:t xml:space="preserve">por </w:t>
        </w:r>
      </w:ins>
      <w:r>
        <w:t>cientistas que desenvolveram os modelos.</w:t>
      </w:r>
      <w:ins w:id="168" w:author="Guilherme Lima" w:date="2022-06-28T15:49:00Z">
        <w:r w:rsidR="0050278F">
          <w:t xml:space="preserve"> </w:t>
        </w:r>
      </w:ins>
    </w:p>
    <w:p w14:paraId="5043BE12" w14:textId="7F4336EA" w:rsidR="009A06B6" w:rsidRDefault="009A06B6" w:rsidP="0050278F">
      <w:pPr>
        <w:pStyle w:val="Mestrado"/>
        <w:ind w:firstLine="708"/>
        <w:pPrChange w:id="169" w:author="Guilherme Lima" w:date="2022-06-28T15:49:00Z">
          <w:pPr>
            <w:pStyle w:val="Mestrado"/>
            <w:ind w:firstLine="360"/>
          </w:pPr>
        </w:pPrChange>
      </w:pPr>
      <w:r>
        <w:t xml:space="preserve">Os aprendizados do artigo são úteis para qualquer área </w:t>
      </w:r>
      <w:del w:id="170" w:author="Guilherme Lima" w:date="2022-06-28T15:50:00Z">
        <w:r w:rsidDel="0050278F">
          <w:delText xml:space="preserve">de negócio </w:delText>
        </w:r>
      </w:del>
      <w:r>
        <w:t xml:space="preserve">onde são utilizados modelos preditivos sem uma </w:t>
      </w:r>
      <w:r w:rsidR="00251FE1">
        <w:t xml:space="preserve">alta </w:t>
      </w:r>
      <w:r>
        <w:t xml:space="preserve">maturidade e amplo conhecimento </w:t>
      </w:r>
      <w:ins w:id="171" w:author="Guilherme Lima" w:date="2022-06-28T15:50:00Z">
        <w:r w:rsidR="0050278F">
          <w:t>“</w:t>
        </w:r>
      </w:ins>
      <w:r>
        <w:t>de negócio</w:t>
      </w:r>
      <w:ins w:id="172" w:author="Guilherme Lima" w:date="2022-06-28T15:50:00Z">
        <w:r w:rsidR="0050278F">
          <w:t>”</w:t>
        </w:r>
      </w:ins>
      <w:r>
        <w:t xml:space="preserve"> </w:t>
      </w:r>
      <w:r w:rsidR="00251FE1">
        <w:t xml:space="preserve">onde a seleção dos modelos </w:t>
      </w:r>
      <w:r>
        <w:t>se baseiam somente em performance fora da amostra</w:t>
      </w:r>
      <w:ins w:id="173" w:author="Guilherme Lima" w:date="2022-06-28T15:50:00Z">
        <w:r w:rsidR="008C2362">
          <w:t xml:space="preserve">. </w:t>
        </w:r>
      </w:ins>
      <w:del w:id="174" w:author="Guilherme Lima" w:date="2022-06-28T15:50:00Z">
        <w:r w:rsidDel="008C2362">
          <w:delText xml:space="preserve"> </w:delText>
        </w:r>
        <w:r w:rsidR="00251FE1" w:rsidDel="008C2362">
          <w:delText xml:space="preserve">de </w:delText>
        </w:r>
        <w:r w:rsidR="00A2240C" w:rsidDel="008C2362">
          <w:delText>treino</w:delText>
        </w:r>
        <w:r w:rsidDel="008C2362">
          <w:delText>.</w:delText>
        </w:r>
      </w:del>
    </w:p>
    <w:p w14:paraId="148A6471" w14:textId="763DB0CD" w:rsidR="00276265" w:rsidRDefault="00276265" w:rsidP="00921FE5">
      <w:pPr>
        <w:pStyle w:val="Mestrado"/>
        <w:ind w:firstLine="360"/>
      </w:pPr>
      <w:r>
        <w:t>A partir da revisão bibliográfica,</w:t>
      </w:r>
      <w:r w:rsidR="00D51A78">
        <w:t xml:space="preserve"> </w:t>
      </w:r>
      <w:ins w:id="175" w:author="Guilherme Lima" w:date="2022-06-28T15:51:00Z">
        <w:r w:rsidR="00D0497B">
          <w:t xml:space="preserve">percebeu-se </w:t>
        </w:r>
      </w:ins>
      <w:del w:id="176" w:author="Guilherme Lima" w:date="2022-06-28T15:51:00Z">
        <w:r w:rsidR="00D51A78" w:rsidDel="00D0497B">
          <w:delText xml:space="preserve">entende-se </w:delText>
        </w:r>
      </w:del>
      <w:r w:rsidR="00D51A78">
        <w:t>que a validação fora da amostra é a principal técnica para se validar modelos de previsão.</w:t>
      </w:r>
      <w:ins w:id="177" w:author="Guilherme Lima" w:date="2022-06-28T15:51:00Z">
        <w:r w:rsidR="00D0497B">
          <w:t xml:space="preserve"> Isto é, para testar sua acurácia</w:t>
        </w:r>
      </w:ins>
      <w:ins w:id="178" w:author="Guilherme Lima" w:date="2022-06-28T15:52:00Z">
        <w:r w:rsidR="00D0497B">
          <w:t xml:space="preserve"> preditiva</w:t>
        </w:r>
      </w:ins>
      <w:ins w:id="179" w:author="Guilherme Lima" w:date="2022-06-28T15:51:00Z">
        <w:r w:rsidR="00D0497B">
          <w:t>.</w:t>
        </w:r>
      </w:ins>
      <w:r w:rsidR="00D51A78">
        <w:t xml:space="preserve"> </w:t>
      </w:r>
      <w:del w:id="180" w:author="Guilherme Lima" w:date="2022-06-28T15:52:00Z">
        <w:r w:rsidR="00D51A78" w:rsidDel="00D0497B">
          <w:delText>Também foi verificado que d</w:delText>
        </w:r>
      </w:del>
      <w:ins w:id="181" w:author="Guilherme Lima" w:date="2022-06-28T15:52:00Z">
        <w:r w:rsidR="00D0497B">
          <w:t>D</w:t>
        </w:r>
      </w:ins>
      <w:r w:rsidR="00D51A78">
        <w:t xml:space="preserve">ada </w:t>
      </w:r>
      <w:del w:id="182" w:author="Guilherme Lima" w:date="2022-06-28T15:52:00Z">
        <w:r w:rsidR="00D51A78" w:rsidDel="00D0497B">
          <w:delText xml:space="preserve">a </w:delText>
        </w:r>
      </w:del>
      <w:ins w:id="183" w:author="Guilherme Lima" w:date="2022-06-28T15:52:00Z">
        <w:r w:rsidR="00D0497B">
          <w:t>à</w:t>
        </w:r>
        <w:r w:rsidR="00D0497B">
          <w:t xml:space="preserve"> </w:t>
        </w:r>
      </w:ins>
      <w:r w:rsidR="00D51A78">
        <w:t>divergência de conclusões entre os trabalhos</w:t>
      </w:r>
      <w:ins w:id="184" w:author="Guilherme Lima" w:date="2022-06-28T15:52:00Z">
        <w:r w:rsidR="00D0497B">
          <w:t>,</w:t>
        </w:r>
      </w:ins>
      <w:r w:rsidR="00D51A78">
        <w:t xml:space="preserve"> </w:t>
      </w:r>
      <w:r>
        <w:t xml:space="preserve">não </w:t>
      </w:r>
      <w:r w:rsidR="00D51A78">
        <w:t>se tem</w:t>
      </w:r>
      <w:r>
        <w:t xml:space="preserve"> evidências suficientes para pressupor que nenhum dos modelos</w:t>
      </w:r>
      <w:ins w:id="185" w:author="Guilherme Lima" w:date="2022-06-28T15:53:00Z">
        <w:r w:rsidR="00D0497B">
          <w:t>,</w:t>
        </w:r>
      </w:ins>
      <w:r>
        <w:t xml:space="preserve"> ARIMA, VAR </w:t>
      </w:r>
      <w:del w:id="186" w:author="Guilherme Lima" w:date="2022-06-28T15:53:00Z">
        <w:r w:rsidDel="00D0497B">
          <w:delText xml:space="preserve">e </w:delText>
        </w:r>
      </w:del>
      <w:ins w:id="187" w:author="Guilherme Lima" w:date="2022-06-28T15:53:00Z">
        <w:r w:rsidR="00D0497B">
          <w:t>ou</w:t>
        </w:r>
        <w:r w:rsidR="00D0497B">
          <w:t xml:space="preserve"> </w:t>
        </w:r>
      </w:ins>
      <w:r>
        <w:t xml:space="preserve">VEC possuam </w:t>
      </w:r>
      <w:ins w:id="188" w:author="Guilherme Lima" w:date="2022-06-28T15:53:00Z">
        <w:r w:rsidR="00D0497B">
          <w:t xml:space="preserve">genericamente uma </w:t>
        </w:r>
      </w:ins>
      <w:r>
        <w:t>capacidade preditiva superior aos demais</w:t>
      </w:r>
      <w:ins w:id="189" w:author="Guilherme Lima" w:date="2022-06-28T15:53:00Z">
        <w:r w:rsidR="00D0497B">
          <w:t>,</w:t>
        </w:r>
      </w:ins>
      <w:r w:rsidR="00D51A78">
        <w:t xml:space="preserve"> sem que o contexto seja levado em consideração</w:t>
      </w:r>
      <w:r>
        <w:t xml:space="preserve">. O contexto de </w:t>
      </w:r>
      <w:r>
        <w:lastRenderedPageBreak/>
        <w:t xml:space="preserve">negócio e as condições de seleção dos parâmetros de cada estrutura </w:t>
      </w:r>
      <w:r w:rsidR="00D51A78">
        <w:t>parecem ser</w:t>
      </w:r>
      <w:r>
        <w:t xml:space="preserve"> determinantes para escolha do melhor modelo preditivo.</w:t>
      </w:r>
    </w:p>
    <w:p w14:paraId="3845F935" w14:textId="77777777" w:rsidR="00A36B4F" w:rsidRDefault="00A36B4F" w:rsidP="009A06B6"/>
    <w:p w14:paraId="5532D608" w14:textId="39C8415B" w:rsidR="00A36B4F" w:rsidRDefault="00A36B4F" w:rsidP="000170CF">
      <w:pPr>
        <w:pStyle w:val="Ttulo1"/>
        <w:numPr>
          <w:ilvl w:val="0"/>
          <w:numId w:val="7"/>
        </w:numPr>
      </w:pPr>
      <w:bookmarkStart w:id="190" w:name="_Toc106614868"/>
      <w:r>
        <w:t>Metodologia</w:t>
      </w:r>
      <w:bookmarkEnd w:id="190"/>
    </w:p>
    <w:p w14:paraId="5280163A" w14:textId="43195DE3" w:rsidR="000637C6" w:rsidRDefault="000637C6" w:rsidP="000637C6"/>
    <w:p w14:paraId="3F33A608" w14:textId="5B587A44" w:rsidR="002D3796" w:rsidRDefault="002D3796" w:rsidP="002D3796">
      <w:pPr>
        <w:pStyle w:val="Mestrado"/>
        <w:ind w:firstLine="360"/>
      </w:pPr>
      <w:r>
        <w:t>A sessão de metodologia está organizada para: (i) mostrar uma linha do tempo mostrando a evolução dos modelos escolhidos como alvo desse trabalho, (ii) o design e especificações mais técnicas dos modelos e (iii) a metodologia de simulação e (iv) as estratégias de v</w:t>
      </w:r>
      <w:r w:rsidRPr="002D3796">
        <w:t xml:space="preserve">alidação dos </w:t>
      </w:r>
      <w:r>
        <w:t>m</w:t>
      </w:r>
      <w:r w:rsidRPr="002D3796">
        <w:t>odelos</w:t>
      </w:r>
      <w:r>
        <w:t>.</w:t>
      </w:r>
    </w:p>
    <w:p w14:paraId="004BC465" w14:textId="77777777" w:rsidR="000637C6" w:rsidRDefault="000637C6" w:rsidP="000637C6">
      <w:pPr>
        <w:pStyle w:val="Ttulo1"/>
        <w:numPr>
          <w:ilvl w:val="1"/>
          <w:numId w:val="7"/>
        </w:numPr>
        <w:ind w:left="1080" w:hanging="360"/>
      </w:pPr>
      <w:bookmarkStart w:id="191" w:name="_Toc106614865"/>
      <w:r>
        <w:t>Linha do Tempo</w:t>
      </w:r>
      <w:bookmarkEnd w:id="191"/>
      <w:r>
        <w:t xml:space="preserve"> dos Modelos</w:t>
      </w:r>
    </w:p>
    <w:p w14:paraId="75BA0884" w14:textId="77777777" w:rsidR="000637C6" w:rsidRDefault="000637C6" w:rsidP="000637C6">
      <w:pPr>
        <w:pStyle w:val="Mestrado"/>
      </w:pPr>
      <w:r w:rsidRPr="00E93A67">
        <w:t xml:space="preserve">    </w:t>
      </w:r>
    </w:p>
    <w:p w14:paraId="7CE5A823" w14:textId="77777777" w:rsidR="000637C6" w:rsidRDefault="000637C6" w:rsidP="000637C6">
      <w:pPr>
        <w:pStyle w:val="Mestrado"/>
        <w:ind w:firstLine="360"/>
      </w:pPr>
      <w:r w:rsidRPr="00E93A67">
        <w:t>Um dos problemas básicos da econometria aplicada às séries temporais é formular modelos de previsão. Box and Jenkins (1970) popularizaram a versão mais conhecida dos modelos de previsão baseada em dados univariados, o Modelo Auto-Regressivo Integrado e de Médias Móveis (ARIMA). Sua proposta é modelar parametricamente a média condicional de uma série temporal baseando-se em seu comportamento passado. Os autores propuseram um algoritmo de fácil implementação contendo basicamente quatro etapas: identificação, estimação, verificação e previsão.</w:t>
      </w:r>
    </w:p>
    <w:p w14:paraId="11703C6E" w14:textId="77777777" w:rsidR="000637C6" w:rsidRDefault="000637C6" w:rsidP="000637C6">
      <w:pPr>
        <w:pStyle w:val="Mestrado"/>
        <w:ind w:firstLine="360"/>
      </w:pPr>
      <w:r>
        <w:t xml:space="preserve">Apesar da análise univariada de séries temporais ser amplamente utilizada na econometria aplicada, as variáveis macroeconômicas tipicamente apresentam comportamentos dinâmicos e interdependentes com outras variáveis. Este comportamento dinâmico é observado em indicadores de </w:t>
      </w:r>
      <w:r w:rsidRPr="005D743D">
        <w:t>atividade</w:t>
      </w:r>
      <w:r>
        <w:t xml:space="preserve"> econômica</w:t>
      </w:r>
      <w:r w:rsidRPr="005D743D">
        <w:t>, inflação e instrumento</w:t>
      </w:r>
      <w:r>
        <w:t>s</w:t>
      </w:r>
      <w:r w:rsidRPr="005D743D">
        <w:t xml:space="preserve"> de política</w:t>
      </w:r>
      <w:r>
        <w:t xml:space="preserve"> monetária aplicados em curvas de retorno de investimentos </w:t>
      </w:r>
      <w:r>
        <w:fldChar w:fldCharType="begin" w:fldLock="1"/>
      </w:r>
      <w:r>
        <w:instrText>ADDIN CSL_CITATION {"citationItems":[{"id":"ITEM-1","itemData":{"DOI":"10.1016/j.jeconom.2005.01.011","ISSN":"03044076","abstract":"We estimate a model that summarizes the yield curve using latent factors (specifically, level, slope, and curvature) and also includes observable macroeconomic variables (specifically, real activity, inflation, and the monetary policy instrument). Our goal is to provide a characterization of the dynamic interactions between the macroeconomy and the yield curve. We find strong evidence of the effects of macro variables on future movements in the yield curve and evidence for a reverse influence as well. We also relate our results to the expectations hypothesis. © 2005 Elsevier B.V. All rights reserved.","author":[{"dropping-particle":"","family":"Diebold","given":"Francis X.","non-dropping-particle":"","parse-names":false,"suffix":""},{"dropping-particle":"","family":"Rudebusch","given":"Glenn D.","non-dropping-particle":"","parse-names":false,"suffix":""},{"dropping-particle":"","family":"Boraǧan Aruoba","given":"S.","non-dropping-particle":"","parse-names":false,"suffix":""}],"container-title":"Journal of Econometrics","id":"ITEM-1","issue":"1-2","issued":{"date-parts":[["2006"]]},"page":"309-338","title":"The macroeconomy and the yield curve: A dynamic latent factor approach","type":"article-journal","volume":"131"},"uris":["http://www.mendeley.com/documents/?uuid=48754839-3319-4839-ad63-1555d89e9f42"]}],"mendeley":{"formattedCitation":"(Diebold et al., 2006)","plainTextFormattedCitation":"(Diebold et al., 2006)","previouslyFormattedCitation":"(Diebold et al., 2006)"},"properties":{"noteIndex":0},"schema":"https://github.com/citation-style-language/schema/raw/master/csl-citation.json"}</w:instrText>
      </w:r>
      <w:r>
        <w:fldChar w:fldCharType="separate"/>
      </w:r>
      <w:r w:rsidRPr="005D743D">
        <w:rPr>
          <w:noProof/>
        </w:rPr>
        <w:t>(Diebold et al., 2006)</w:t>
      </w:r>
      <w:r>
        <w:fldChar w:fldCharType="end"/>
      </w:r>
      <w:r>
        <w:t xml:space="preserve">. Para resolver um sistema de variáveis interdependentes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xml:space="preserve"> desenvolveu os modelos Vetoriais Autorregressivos (VAR). Lütkepohl (1991) explica que a estabilidade dos modelos VAR pressupõe a condição de estacionariedade entre as variáveis integrantes do sistema. A estrutura VAR contribuiu no desenvolvimento e representação matemática de conceitos relacionados às séries temporais macroeconômicas estacionárias. </w:t>
      </w:r>
    </w:p>
    <w:p w14:paraId="19CB093A" w14:textId="65081BC1" w:rsidR="000637C6" w:rsidRDefault="000637C6" w:rsidP="000637C6">
      <w:pPr>
        <w:pStyle w:val="Mestrado"/>
        <w:ind w:firstLine="360"/>
      </w:pPr>
      <w:r>
        <w:lastRenderedPageBreak/>
        <w:t>No entanto, para séries econômicas não estacionárias devido a presença de tendências estocásticas,</w:t>
      </w:r>
      <w:r w:rsidRPr="004A4D16">
        <w:t xml:space="preserve">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mostraram a necessidade do sistema satisfazer uma condição estatística denominada por eles como “cointegração”. Informalmente, séries temporais que apresentam uma relação estrutural entre si compartilhando uma mesma tendência estocástica por meio de uma combinação linear, são ditas cointegradas. Segundo (Enders, 2014) a cointegração possui interpretação econômica </w:t>
      </w:r>
      <w:ins w:id="192" w:author="Guilherme Lima" w:date="2022-06-29T14:57:00Z">
        <w:r w:rsidR="00F16190">
          <w:t>de</w:t>
        </w:r>
      </w:ins>
      <w:del w:id="193" w:author="Guilherme Lima" w:date="2022-06-29T14:57:00Z">
        <w:r w:rsidDel="00F16190">
          <w:delText>como</w:delText>
        </w:r>
      </w:del>
      <w:r>
        <w:t xml:space="preserve"> “uma relação de longo prazo entre as variáveis”.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também demonstraram que se um conjunto de variáveis for integrado de primeira ordem e cointegrado, é possível representá-lo sob a forma de um Modelo Vetorial de Correção de Erros (VEC). A principal diferença do modelo VEC em relação ao seu antecessor VAR é a presença de um termo de ajuste de longo prazo, também conhecido como termo de correção de erros.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 xml:space="preserve"> demonstrou uma forma elegante de testar se séries temporais são cointegradas a partir do modelo VEC.</w:t>
      </w:r>
    </w:p>
    <w:p w14:paraId="1D2DB191" w14:textId="77777777" w:rsidR="000637C6" w:rsidRDefault="000637C6" w:rsidP="000637C6">
      <w:pPr>
        <w:pStyle w:val="Mestrado"/>
        <w:ind w:firstLine="360"/>
      </w:pPr>
      <w:r>
        <w:t xml:space="preserve">Um fato estilizado em Finanças é que existem séries temporais onde a causalidade não ocorre de forma bidirecional. Ou seja, apesar dos dados compartilharem uma mesma tendência estocástica, existe exogeneidade em determinado sentido entre as variáveis </w:t>
      </w:r>
      <w:r>
        <w:fldChar w:fldCharType="begin" w:fldLock="1"/>
      </w:r>
      <w:r>
        <w:instrText>ADDIN CSL_CITATION {"citationItems":[{"id":"ITEM-1","itemData":{"author":[{"dropping-particle":"","family":"Rogalski","given":"Richard J","non-dropping-particle":"","parse-names":false,"suffix":""},{"dropping-particle":"","family":"Vinso","given":"Joseph D","non-dropping-particle":"","parse-names":false,"suffix":""}],"container-title":"American Finance Association","id":"ITEM-1","issue":"4","issued":{"date-parts":[["1977"]]},"page":"1017-1030","title":"Stock Returns , Money Supply and the Direction of Causality","type":"article-journal","volume":"32"},"uris":["http://www.mendeley.com/documents/?uuid=e56c5f5e-3b43-4198-bc4f-a98f3518e232"]}],"mendeley":{"formattedCitation":"(Rogalski &amp; Vinso, 1977)","plainTextFormattedCitation":"(Rogalski &amp; Vinso, 1977)","previouslyFormattedCitation":"(Rogalski &amp; Vinso, 1977)"},"properties":{"noteIndex":0},"schema":"https://github.com/citation-style-language/schema/raw/master/csl-citation.json"}</w:instrText>
      </w:r>
      <w:r>
        <w:fldChar w:fldCharType="separate"/>
      </w:r>
      <w:r>
        <w:rPr>
          <w:noProof/>
        </w:rPr>
        <w:t>(Rogalski &amp; Vinso, 1977)</w:t>
      </w:r>
      <w:r>
        <w:fldChar w:fldCharType="end"/>
      </w:r>
      <w:r>
        <w:t>. Por exemplo, como nos pressupostos oriundos da Teoria Econômica é possível imaginar que uma série temporal referente aos dados de inadimplência de uma pequena carteira de crédito de um banco e a taxa de desemprego do país possam ser correlacionadas. Nesse sistema, pressupõe-se que, apesar de ser possível um compartilhamento de tendência entre as séries, a relação deve ser unidirecional, ou seja, somente a taxa desemprego seria capaz de influenciar a trajetória da inadimplência e não o contrário.</w:t>
      </w:r>
    </w:p>
    <w:p w14:paraId="3D8919C5" w14:textId="0D93489B" w:rsidR="00B86EFB" w:rsidRDefault="00B86EFB" w:rsidP="000170CF">
      <w:pPr>
        <w:pStyle w:val="Ttulo1"/>
        <w:numPr>
          <w:ilvl w:val="1"/>
          <w:numId w:val="7"/>
        </w:numPr>
      </w:pPr>
      <w:bookmarkStart w:id="194" w:name="_Toc106614869"/>
      <w:r>
        <w:t>Des</w:t>
      </w:r>
      <w:ins w:id="195" w:author="Guilherme Lima" w:date="2022-06-29T14:59:00Z">
        <w:r w:rsidR="00F16190">
          <w:t xml:space="preserve">crição </w:t>
        </w:r>
      </w:ins>
      <w:del w:id="196" w:author="Guilherme Lima" w:date="2022-06-29T14:59:00Z">
        <w:r w:rsidDel="00F16190">
          <w:delText xml:space="preserve">ign </w:delText>
        </w:r>
      </w:del>
      <w:r>
        <w:t>dos Modelos</w:t>
      </w:r>
      <w:bookmarkEnd w:id="194"/>
    </w:p>
    <w:p w14:paraId="0EBB2BB9" w14:textId="77777777" w:rsidR="00B86EFB" w:rsidRPr="00B86EFB" w:rsidRDefault="00B86EFB" w:rsidP="00B86EFB"/>
    <w:p w14:paraId="1E04BB44" w14:textId="77777777" w:rsidR="00A36B4F" w:rsidRPr="00C355A9" w:rsidRDefault="00A36B4F" w:rsidP="00A36B4F"/>
    <w:p w14:paraId="262DD346" w14:textId="10EE453F" w:rsidR="008D097A" w:rsidRDefault="00186D37" w:rsidP="00BF7C9E">
      <w:pPr>
        <w:pStyle w:val="Mestrado"/>
        <w:ind w:firstLine="360"/>
        <w:rPr>
          <w:ins w:id="197" w:author="Guilherme Lima" w:date="2022-06-29T15:50:00Z"/>
        </w:rPr>
      </w:pPr>
      <w:ins w:id="198" w:author="Guilherme Lima" w:date="2022-06-29T15:47:00Z">
        <w:r>
          <w:t>E</w:t>
        </w:r>
      </w:ins>
      <w:ins w:id="199" w:author="Guilherme Lima" w:date="2022-06-29T15:45:00Z">
        <w:r>
          <w:t xml:space="preserve">sta </w:t>
        </w:r>
      </w:ins>
      <w:ins w:id="200" w:author="Guilherme Lima" w:date="2022-06-29T15:48:00Z">
        <w:r>
          <w:t xml:space="preserve">dedica-se a descrever resumidamente </w:t>
        </w:r>
      </w:ins>
      <w:ins w:id="201" w:author="Guilherme Lima" w:date="2022-06-29T15:45:00Z">
        <w:r>
          <w:t>os modelos ARIMA, VAR e VEC</w:t>
        </w:r>
      </w:ins>
      <w:ins w:id="202" w:author="Guilherme Lima" w:date="2022-06-29T15:49:00Z">
        <w:r w:rsidR="008D097A">
          <w:t xml:space="preserve"> u</w:t>
        </w:r>
      </w:ins>
      <w:ins w:id="203" w:author="Guilherme Lima" w:date="2022-06-29T15:46:00Z">
        <w:r>
          <w:t xml:space="preserve">ma vez que esses modelos são </w:t>
        </w:r>
      </w:ins>
      <w:ins w:id="204" w:author="Guilherme Lima" w:date="2022-06-29T15:47:00Z">
        <w:r>
          <w:t>b</w:t>
        </w:r>
      </w:ins>
      <w:ins w:id="205" w:author="Guilherme Lima" w:date="2022-06-29T15:46:00Z">
        <w:r>
          <w:t xml:space="preserve">astante </w:t>
        </w:r>
      </w:ins>
      <w:ins w:id="206" w:author="Guilherme Lima" w:date="2022-06-29T15:49:00Z">
        <w:r w:rsidR="008D097A">
          <w:t>aborda</w:t>
        </w:r>
      </w:ins>
      <w:ins w:id="207" w:author="Guilherme Lima" w:date="2022-06-29T15:50:00Z">
        <w:r w:rsidR="008D097A">
          <w:t>dos pela</w:t>
        </w:r>
      </w:ins>
      <w:ins w:id="208" w:author="Guilherme Lima" w:date="2022-06-29T15:46:00Z">
        <w:r>
          <w:t xml:space="preserve"> literatura</w:t>
        </w:r>
      </w:ins>
      <w:ins w:id="209" w:author="Guilherme Lima" w:date="2022-06-29T15:48:00Z">
        <w:r w:rsidR="008D097A">
          <w:t xml:space="preserve"> econométrica</w:t>
        </w:r>
      </w:ins>
      <w:ins w:id="210" w:author="Guilherme Lima" w:date="2022-06-29T15:49:00Z">
        <w:r w:rsidR="008D097A">
          <w:t xml:space="preserve">. </w:t>
        </w:r>
      </w:ins>
      <w:ins w:id="211" w:author="Guilherme Lima" w:date="2022-06-29T15:50:00Z">
        <w:r w:rsidR="008D097A">
          <w:t>Para u</w:t>
        </w:r>
      </w:ins>
      <w:ins w:id="212" w:author="Guilherme Lima" w:date="2022-06-29T15:51:00Z">
        <w:r w:rsidR="008D097A">
          <w:t xml:space="preserve">m </w:t>
        </w:r>
      </w:ins>
      <w:ins w:id="213" w:author="Guilherme Lima" w:date="2022-06-29T15:52:00Z">
        <w:r w:rsidR="008D097A">
          <w:t xml:space="preserve">maior </w:t>
        </w:r>
      </w:ins>
      <w:ins w:id="214" w:author="Guilherme Lima" w:date="2022-06-29T15:51:00Z">
        <w:r w:rsidR="008D097A">
          <w:t>aprof</w:t>
        </w:r>
      </w:ins>
      <w:ins w:id="215" w:author="Guilherme Lima" w:date="2022-06-29T15:52:00Z">
        <w:r w:rsidR="008D097A">
          <w:t>undamento nestes modelos</w:t>
        </w:r>
      </w:ins>
      <w:ins w:id="216" w:author="Guilherme Lima" w:date="2022-06-29T15:50:00Z">
        <w:r w:rsidR="008D097A">
          <w:t>, serão in</w:t>
        </w:r>
      </w:ins>
      <w:ins w:id="217" w:author="Guilherme Lima" w:date="2022-06-29T15:51:00Z">
        <w:r w:rsidR="008D097A">
          <w:t xml:space="preserve">dicadas algumas referências bibliográficas </w:t>
        </w:r>
      </w:ins>
      <w:ins w:id="218" w:author="Guilherme Lima" w:date="2022-06-29T15:52:00Z">
        <w:r w:rsidR="008D097A">
          <w:t>renomadas.</w:t>
        </w:r>
      </w:ins>
    </w:p>
    <w:p w14:paraId="43F25517" w14:textId="2E665093" w:rsidR="00BF7C9E" w:rsidRDefault="00A36B4F" w:rsidP="00BF7C9E">
      <w:pPr>
        <w:pStyle w:val="Mestrado"/>
        <w:ind w:firstLine="360"/>
      </w:pPr>
      <w:r>
        <w:lastRenderedPageBreak/>
        <w:t xml:space="preserve">Os modelos ARIMA são processos estocásticos constituídos </w:t>
      </w:r>
      <w:r w:rsidR="00A2240C">
        <w:t xml:space="preserve">para representar a média condicional de uma série temporal. </w:t>
      </w:r>
      <w:r w:rsidR="00220395">
        <w:t>Esta classe de</w:t>
      </w:r>
      <w:r>
        <w:t xml:space="preserve"> modelos </w:t>
      </w:r>
      <w:r w:rsidR="00220395">
        <w:t>é</w:t>
      </w:r>
      <w:r>
        <w:t xml:space="preserve"> utilizad</w:t>
      </w:r>
      <w:r w:rsidR="00220395">
        <w:t>a</w:t>
      </w:r>
      <w:r>
        <w:t xml:space="preserve"> para descrever a trajetória de séries temporais a partir de suas próprias observações e de estimativas de choques em períodos passados. Segundo (</w:t>
      </w:r>
      <w:r w:rsidRPr="003F2C0E">
        <w:t xml:space="preserve">Brockwell </w:t>
      </w:r>
      <w:r>
        <w:t xml:space="preserve">&amp; Davis, 1991) a estrutura do modelo é composta por </w:t>
      </w:r>
      <w:ins w:id="219" w:author="Guilherme Lima" w:date="2022-06-29T15:02:00Z">
        <w:r w:rsidR="00F16190">
          <w:t xml:space="preserve">dois </w:t>
        </w:r>
      </w:ins>
      <w:del w:id="220" w:author="Guilherme Lima" w:date="2022-06-29T15:02:00Z">
        <w:r w:rsidDel="00F16190">
          <w:delText xml:space="preserve">três </w:delText>
        </w:r>
      </w:del>
      <w:r>
        <w:t xml:space="preserve">componentes: </w:t>
      </w:r>
      <w:ins w:id="221" w:author="Guilherme Lima" w:date="2022-06-29T15:02:00Z">
        <w:r w:rsidR="00F16190">
          <w:t xml:space="preserve">um </w:t>
        </w:r>
      </w:ins>
      <w:del w:id="222" w:author="Guilherme Lima" w:date="2022-06-29T15:02:00Z">
        <w:r w:rsidDel="00F16190">
          <w:delText xml:space="preserve">o </w:delText>
        </w:r>
      </w:del>
      <w:del w:id="223" w:author="Guilherme Lima" w:date="2022-06-29T15:03:00Z">
        <w:r w:rsidDel="008C1AAB">
          <w:delText>componente</w:delText>
        </w:r>
      </w:del>
      <w:r>
        <w:t xml:space="preserve"> </w:t>
      </w:r>
      <w:proofErr w:type="spellStart"/>
      <w:proofErr w:type="gramStart"/>
      <w:r>
        <w:t>auto-regressivo</w:t>
      </w:r>
      <w:proofErr w:type="spellEnd"/>
      <w:proofErr w:type="gramEnd"/>
      <w:del w:id="224" w:author="Guilherme Lima" w:date="2022-06-29T15:02:00Z">
        <w:r w:rsidDel="008C1AAB">
          <w:delText xml:space="preserve">, </w:delText>
        </w:r>
        <w:r w:rsidR="00007106" w:rsidDel="008C1AAB">
          <w:delText>o g</w:delText>
        </w:r>
        <w:r w:rsidDel="008C1AAB">
          <w:rPr>
            <w:rFonts w:eastAsiaTheme="minorEastAsia"/>
          </w:rPr>
          <w:delText xml:space="preserve">rau de </w:delText>
        </w:r>
        <w:r w:rsidR="00007106" w:rsidDel="008C1AAB">
          <w:rPr>
            <w:rFonts w:eastAsiaTheme="minorEastAsia"/>
          </w:rPr>
          <w:delText>i</w:delText>
        </w:r>
        <w:r w:rsidDel="008C1AAB">
          <w:rPr>
            <w:rFonts w:eastAsiaTheme="minorEastAsia"/>
          </w:rPr>
          <w:delText>ntegração</w:delText>
        </w:r>
      </w:del>
      <w:r>
        <w:rPr>
          <w:rFonts w:eastAsiaTheme="minorEastAsia"/>
        </w:rPr>
        <w:t xml:space="preserve"> e </w:t>
      </w:r>
      <w:ins w:id="225" w:author="Guilherme Lima" w:date="2022-06-29T15:02:00Z">
        <w:r w:rsidR="008C1AAB">
          <w:rPr>
            <w:rFonts w:eastAsiaTheme="minorEastAsia"/>
          </w:rPr>
          <w:t xml:space="preserve">um de </w:t>
        </w:r>
      </w:ins>
      <w:r w:rsidR="00007106">
        <w:rPr>
          <w:rFonts w:eastAsiaTheme="minorEastAsia"/>
        </w:rPr>
        <w:t>m</w:t>
      </w:r>
      <w:r>
        <w:rPr>
          <w:rFonts w:eastAsiaTheme="minorEastAsia"/>
        </w:rPr>
        <w:t xml:space="preserve">édias </w:t>
      </w:r>
      <w:r w:rsidR="00007106">
        <w:rPr>
          <w:rFonts w:eastAsiaTheme="minorEastAsia"/>
        </w:rPr>
        <w:t>m</w:t>
      </w:r>
      <w:r>
        <w:rPr>
          <w:rFonts w:eastAsiaTheme="minorEastAsia"/>
        </w:rPr>
        <w:t xml:space="preserve">óveis. </w:t>
      </w:r>
      <w:r>
        <w:t xml:space="preserve">Uma estrutura ARIMA é representada pela Equação </w:t>
      </w:r>
      <w:r>
        <w:rPr>
          <w:noProof/>
        </w:rPr>
        <w:t>1</w:t>
      </w:r>
      <w:r>
        <w:t>:</w:t>
      </w:r>
    </w:p>
    <w:p w14:paraId="400BA2FF" w14:textId="76EAA641" w:rsidR="00A2240C" w:rsidRPr="00A2240C" w:rsidRDefault="006D1D97" w:rsidP="00A2240C">
      <w:pPr>
        <w:jc w:val="center"/>
        <w:rPr>
          <w:i/>
          <w:color w:val="44546A"/>
          <w:szCs w:val="24"/>
        </w:rPr>
      </w:pPr>
      <m:oMathPara>
        <m:oMath>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C</m:t>
              </m:r>
            </m:e>
            <m:sub>
              <m:r>
                <w:rPr>
                  <w:rFonts w:ascii="Cambria Math" w:eastAsia="Cambria Math" w:hAnsi="Cambria Math" w:cs="Cambria Math"/>
                  <w:szCs w:val="24"/>
                </w:rPr>
                <m:t>0</m:t>
              </m:r>
            </m:sub>
          </m:sSub>
          <m:r>
            <w:rPr>
              <w:rFonts w:ascii="Cambria Math" w:eastAsia="Cambria Math" w:hAnsi="Cambria Math" w:cs="Cambria Math"/>
              <w:szCs w:val="24"/>
            </w:rPr>
            <m:t xml:space="preserve">+ </m:t>
          </m:r>
          <m:nary>
            <m:naryPr>
              <m:chr m:val="∑"/>
              <m:ctrlPr>
                <w:rPr>
                  <w:rFonts w:ascii="Cambria Math" w:eastAsia="Cambria Math" w:hAnsi="Cambria Math" w:cs="Cambria Math"/>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p</m:t>
              </m:r>
            </m:sup>
            <m:e>
              <m:sSub>
                <m:sSubPr>
                  <m:ctrlPr>
                    <w:rPr>
                      <w:rFonts w:ascii="Cambria Math" w:eastAsia="Cambria Math" w:hAnsi="Cambria Math" w:cs="Cambria Math"/>
                      <w:szCs w:val="24"/>
                    </w:rPr>
                  </m:ctrlPr>
                </m:sSubPr>
                <m:e>
                  <m:r>
                    <w:rPr>
                      <w:rFonts w:ascii="Cambria Math" w:eastAsia="Cambria Math" w:hAnsi="Cambria Math" w:cs="Cambria Math"/>
                      <w:szCs w:val="24"/>
                    </w:rPr>
                    <m:t>ϕ</m:t>
                  </m:r>
                </m:e>
                <m:sub>
                  <m:r>
                    <w:rPr>
                      <w:rFonts w:ascii="Cambria Math" w:eastAsia="Cambria Math" w:hAnsi="Cambria Math" w:cs="Cambria Math"/>
                      <w:szCs w:val="24"/>
                    </w:rPr>
                    <m:t>i</m:t>
                  </m:r>
                </m:sub>
              </m:sSub>
              <m:r>
                <w:rPr>
                  <w:rFonts w:ascii="Cambria Math" w:eastAsia="Cambria Math" w:hAnsi="Cambria Math" w:cs="Cambria Math"/>
                  <w:szCs w:val="24"/>
                </w:rPr>
                <m:t>*</m:t>
              </m:r>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t-i</m:t>
                  </m:r>
                </m:sub>
              </m:sSub>
            </m:e>
          </m:nary>
          <m:r>
            <w:rPr>
              <w:rFonts w:ascii="Cambria Math" w:eastAsia="Cambria Math" w:hAnsi="Cambria Math" w:cs="Cambria Math"/>
              <w:szCs w:val="24"/>
            </w:rPr>
            <m:t>+</m:t>
          </m:r>
          <m:nary>
            <m:naryPr>
              <m:chr m:val="∑"/>
              <m:ctrlPr>
                <w:rPr>
                  <w:rFonts w:ascii="Cambria Math" w:eastAsia="Cambria Math" w:hAnsi="Cambria Math" w:cs="Cambria Math"/>
                  <w:szCs w:val="24"/>
                </w:rPr>
              </m:ctrlPr>
            </m:naryPr>
            <m:sub>
              <m:r>
                <w:rPr>
                  <w:rFonts w:ascii="Cambria Math" w:eastAsia="Cambria Math" w:hAnsi="Cambria Math" w:cs="Cambria Math"/>
                  <w:szCs w:val="24"/>
                </w:rPr>
                <m:t>j=1</m:t>
              </m:r>
            </m:sub>
            <m:sup>
              <m:r>
                <w:rPr>
                  <w:rFonts w:ascii="Cambria Math" w:eastAsia="Cambria Math" w:hAnsi="Cambria Math" w:cs="Cambria Math"/>
                  <w:szCs w:val="24"/>
                </w:rPr>
                <m:t>q</m:t>
              </m:r>
            </m:sup>
            <m:e>
              <m:sSub>
                <m:sSubPr>
                  <m:ctrlPr>
                    <w:rPr>
                      <w:rFonts w:ascii="Cambria Math" w:eastAsia="Cambria Math" w:hAnsi="Cambria Math" w:cs="Cambria Math"/>
                      <w:szCs w:val="24"/>
                    </w:rPr>
                  </m:ctrlPr>
                </m:sSubPr>
                <m:e>
                  <m:r>
                    <w:rPr>
                      <w:rFonts w:ascii="Cambria Math" w:eastAsia="Cambria Math" w:hAnsi="Cambria Math" w:cs="Cambria Math"/>
                      <w:szCs w:val="24"/>
                    </w:rPr>
                    <m:t>θ</m:t>
                  </m:r>
                </m:e>
                <m:sub>
                  <m:r>
                    <w:rPr>
                      <w:rFonts w:ascii="Cambria Math" w:eastAsia="Cambria Math" w:hAnsi="Cambria Math" w:cs="Cambria Math"/>
                      <w:szCs w:val="24"/>
                    </w:rPr>
                    <m:t>j</m:t>
                  </m:r>
                </m:sub>
              </m:sSub>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t-j</m:t>
                  </m:r>
                </m:sub>
              </m:sSub>
            </m:e>
          </m:nary>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m:t>
              </m:r>
            </m:sub>
          </m:sSub>
          <m:r>
            <w:rPr>
              <w:rFonts w:ascii="Cambria Math" w:eastAsia="Cambria Math" w:hAnsi="Cambria Math" w:cs="Cambria Math"/>
              <w:szCs w:val="24"/>
            </w:rPr>
            <m:t xml:space="preserve"> ,</m:t>
          </m:r>
          <m:r>
            <w:rPr>
              <w:rFonts w:ascii="Cambria Math" w:eastAsiaTheme="minorEastAsia" w:hAnsi="Cambria Math"/>
            </w:rPr>
            <m:t xml:space="preserve">                     </m:t>
          </m:r>
          <m:r>
            <w:rPr>
              <w:rFonts w:ascii="Cambria Math" w:eastAsiaTheme="minorEastAsia" w:hAnsi="Cambria Math"/>
              <w:color w:val="44546A" w:themeColor="text2"/>
            </w:rPr>
            <m:t>(1</m:t>
          </m:r>
          <w:bookmarkStart w:id="226" w:name="_heading=h.2et92p0" w:colFirst="0" w:colLast="0"/>
          <w:bookmarkEnd w:id="226"/>
          <m:r>
            <w:rPr>
              <w:rFonts w:ascii="Cambria Math" w:eastAsiaTheme="minorEastAsia" w:hAnsi="Cambria Math"/>
              <w:color w:val="44546A" w:themeColor="text2"/>
            </w:rPr>
            <m:t>)</m:t>
          </m:r>
        </m:oMath>
      </m:oMathPara>
    </w:p>
    <w:p w14:paraId="1978E78E" w14:textId="5E473A9D" w:rsidR="00A2240C" w:rsidRPr="00BF7C9E" w:rsidRDefault="009D4050" w:rsidP="00A2240C">
      <w:pPr>
        <w:pStyle w:val="Mestrado"/>
      </w:pPr>
      <w:r>
        <w:t>s</w:t>
      </w:r>
      <w:r w:rsidR="00A2240C" w:rsidRPr="00BF7C9E">
        <w:t>endo</w:t>
      </w:r>
      <w:r>
        <w:t>:</w:t>
      </w:r>
      <w:r w:rsidR="00A2240C" w:rsidRPr="00BF7C9E">
        <w:t xml:space="preserve"> </w:t>
      </w:r>
      <w:r w:rsidR="00A2240C" w:rsidRPr="00BF7C9E">
        <w:rPr>
          <w:bCs/>
        </w:rPr>
        <w:t>p</w:t>
      </w:r>
      <w:r w:rsidR="00A2240C" w:rsidRPr="00BF7C9E">
        <w:t xml:space="preserve"> a ordem autorregressiva; </w:t>
      </w:r>
      <w:r w:rsidR="00A2240C" w:rsidRPr="00BF7C9E">
        <w:rPr>
          <w:bCs/>
        </w:rPr>
        <w:t>d</w:t>
      </w:r>
      <w:r w:rsidR="00A2240C" w:rsidRPr="00BF7C9E">
        <w:t xml:space="preserve"> a ordem de diferenciação; </w:t>
      </w:r>
      <w:r w:rsidR="00A2240C" w:rsidRPr="00BF7C9E">
        <w:rPr>
          <w:bCs/>
        </w:rPr>
        <w:t>q</w:t>
      </w:r>
      <w:r w:rsidR="00A2240C" w:rsidRPr="00BF7C9E">
        <w:t xml:space="preserve"> a ordem das médias móveis; </w:t>
      </w:r>
      <w:r w:rsidR="00A2240C" w:rsidRPr="00BF7C9E">
        <w:rPr>
          <w:bCs/>
        </w:rPr>
        <w:t>Δ</w:t>
      </w:r>
      <w:r w:rsidR="00A2240C" w:rsidRPr="00BF7C9E">
        <w:t xml:space="preserve"> operador diferença </w:t>
      </w:r>
      <m:oMath>
        <m:sSup>
          <m:sSupPr>
            <m:ctrlPr>
              <w:rPr>
                <w:rFonts w:ascii="Cambria Math" w:eastAsia="Cambria Math" w:hAnsi="Cambria Math" w:cs="Cambria Math"/>
              </w:rPr>
            </m:ctrlPr>
          </m:sSupPr>
          <m:e>
            <m:r>
              <m:rPr>
                <m:sty m:val="p"/>
              </m:rPr>
              <w:rPr>
                <w:rFonts w:ascii="Cambria Math" w:eastAsia="Cambria Math" w:hAnsi="Cambria Math" w:cs="Cambria Math"/>
              </w:rPr>
              <m:t>Δ</m:t>
            </m:r>
          </m:e>
          <m:sup>
            <m:r>
              <m:rPr>
                <m:sty m:val="p"/>
              </m:rPr>
              <w:rPr>
                <w:rFonts w:ascii="Cambria Math" w:eastAsia="Cambria Math" w:hAnsi="Cambria Math" w:cs="Cambria Math"/>
              </w:rPr>
              <m:t>d</m:t>
            </m:r>
          </m:sup>
        </m:sSup>
        <m:r>
          <m:rPr>
            <m:sty m:val="p"/>
          </m:rP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r>
                  <m:rPr>
                    <m:sty m:val="p"/>
                  </m:rPr>
                  <w:rPr>
                    <w:rFonts w:ascii="Cambria Math" w:eastAsia="Cambria Math" w:hAnsi="Cambria Math" w:cs="Cambria Math"/>
                  </w:rPr>
                  <m:t>1-B</m:t>
                </m:r>
              </m:e>
            </m:d>
          </m:e>
          <m:sup>
            <m:r>
              <m:rPr>
                <m:sty m:val="p"/>
              </m:rPr>
              <w:rPr>
                <w:rFonts w:ascii="Cambria Math" w:eastAsia="Cambria Math" w:hAnsi="Cambria Math" w:cs="Cambria Math"/>
              </w:rPr>
              <m:t>d</m:t>
            </m:r>
          </m:sup>
        </m:sSup>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t</m:t>
            </m:r>
          </m:sub>
        </m:sSub>
      </m:oMath>
      <w:ins w:id="227" w:author="Guilherme Lima" w:date="2022-06-29T15:32:00Z">
        <w:r w:rsidR="00E078F9">
          <w:rPr>
            <w:rFonts w:eastAsiaTheme="minorEastAsia"/>
          </w:rPr>
          <w:t xml:space="preserve">, com </w:t>
        </w:r>
      </w:ins>
      <m:oMath>
        <m:sSup>
          <m:sSupPr>
            <m:ctrlPr>
              <w:ins w:id="228" w:author="Guilherme Lima" w:date="2022-06-29T15:33:00Z">
                <w:rPr>
                  <w:rFonts w:ascii="Cambria Math" w:eastAsia="Cambria Math" w:hAnsi="Cambria Math" w:cs="Cambria Math"/>
                </w:rPr>
              </w:ins>
            </m:ctrlPr>
          </m:sSupPr>
          <m:e>
            <m:r>
              <w:ins w:id="229" w:author="Guilherme Lima" w:date="2022-06-29T15:32:00Z">
                <m:rPr>
                  <m:sty m:val="p"/>
                </m:rPr>
                <w:rPr>
                  <w:rFonts w:ascii="Cambria Math" w:eastAsia="Cambria Math" w:hAnsi="Cambria Math" w:cs="Cambria Math"/>
                </w:rPr>
                <m:t>B</m:t>
              </w:ins>
            </m:r>
          </m:e>
          <m:sup>
            <m:r>
              <w:ins w:id="230" w:author="Guilherme Lima" w:date="2022-06-29T15:33:00Z">
                <m:rPr>
                  <m:sty m:val="p"/>
                </m:rPr>
                <w:rPr>
                  <w:rFonts w:ascii="Cambria Math" w:eastAsia="Cambria Math" w:hAnsi="Cambria Math" w:cs="Cambria Math"/>
                </w:rPr>
                <m:t>j</m:t>
              </w:ins>
            </m:r>
          </m:sup>
        </m:sSup>
        <m:sSub>
          <m:sSubPr>
            <m:ctrlPr>
              <w:ins w:id="231" w:author="Guilherme Lima" w:date="2022-06-29T15:33:00Z">
                <w:rPr>
                  <w:rFonts w:ascii="Cambria Math" w:eastAsia="Cambria Math" w:hAnsi="Cambria Math" w:cs="Cambria Math"/>
                  <w:i/>
                </w:rPr>
              </w:ins>
            </m:ctrlPr>
          </m:sSubPr>
          <m:e>
            <m:r>
              <w:ins w:id="232" w:author="Guilherme Lima" w:date="2022-06-29T15:33:00Z">
                <w:rPr>
                  <w:rFonts w:ascii="Cambria Math" w:eastAsia="Cambria Math" w:hAnsi="Cambria Math" w:cs="Cambria Math"/>
                </w:rPr>
                <m:t>Y</m:t>
              </w:ins>
            </m:r>
          </m:e>
          <m:sub>
            <m:r>
              <w:ins w:id="233" w:author="Guilherme Lima" w:date="2022-06-29T15:33:00Z">
                <w:rPr>
                  <w:rFonts w:ascii="Cambria Math" w:eastAsia="Cambria Math" w:hAnsi="Cambria Math" w:cs="Cambria Math"/>
                </w:rPr>
                <m:t>t</m:t>
              </w:ins>
            </m:r>
          </m:sub>
        </m:sSub>
        <m:r>
          <w:ins w:id="234" w:author="Guilherme Lima" w:date="2022-06-29T15:33:00Z">
            <w:rPr>
              <w:rFonts w:ascii="Cambria Math" w:eastAsia="Cambria Math" w:hAnsi="Cambria Math" w:cs="Cambria Math"/>
            </w:rPr>
            <m:t>=</m:t>
          </w:ins>
        </m:r>
        <m:sSub>
          <m:sSubPr>
            <m:ctrlPr>
              <w:ins w:id="235" w:author="Guilherme Lima" w:date="2022-06-29T15:33:00Z">
                <w:rPr>
                  <w:rFonts w:ascii="Cambria Math" w:eastAsia="Cambria Math" w:hAnsi="Cambria Math" w:cs="Cambria Math"/>
                  <w:i/>
                </w:rPr>
              </w:ins>
            </m:ctrlPr>
          </m:sSubPr>
          <m:e>
            <m:r>
              <w:ins w:id="236" w:author="Guilherme Lima" w:date="2022-06-29T15:33:00Z">
                <w:rPr>
                  <w:rFonts w:ascii="Cambria Math" w:eastAsia="Cambria Math" w:hAnsi="Cambria Math" w:cs="Cambria Math"/>
                </w:rPr>
                <m:t>Y</m:t>
              </w:ins>
            </m:r>
          </m:e>
          <m:sub>
            <m:r>
              <w:ins w:id="237" w:author="Guilherme Lima" w:date="2022-06-29T15:33:00Z">
                <w:rPr>
                  <w:rFonts w:ascii="Cambria Math" w:eastAsia="Cambria Math" w:hAnsi="Cambria Math" w:cs="Cambria Math"/>
                </w:rPr>
                <m:t>t</m:t>
              </w:ins>
            </m:r>
            <m:r>
              <w:ins w:id="238" w:author="Guilherme Lima" w:date="2022-06-29T15:33:00Z">
                <w:rPr>
                  <w:rFonts w:ascii="Cambria Math" w:eastAsia="Cambria Math" w:hAnsi="Cambria Math" w:cs="Cambria Math"/>
                </w:rPr>
                <m:t>-j</m:t>
              </w:ins>
            </m:r>
          </m:sub>
        </m:sSub>
      </m:oMath>
      <w:ins w:id="239" w:author="Guilherme Lima" w:date="2022-06-29T15:33:00Z">
        <w:r w:rsidR="00E078F9">
          <w:rPr>
            <w:rFonts w:eastAsiaTheme="minorEastAsia"/>
          </w:rPr>
          <w:t xml:space="preserve">, </w:t>
        </w:r>
      </w:ins>
      <w:ins w:id="240" w:author="Guilherme Lima" w:date="2022-06-29T15:03:00Z">
        <w:r w:rsidR="008C1AAB">
          <w:rPr>
            <w:rFonts w:eastAsiaTheme="minorEastAsia"/>
          </w:rPr>
          <w:t>é reponsável por</w:t>
        </w:r>
      </w:ins>
      <w:ins w:id="241" w:author="Guilherme Lima" w:date="2022-06-29T15:04:00Z">
        <w:r w:rsidR="008C1AAB">
          <w:rPr>
            <w:rFonts w:eastAsiaTheme="minorEastAsia"/>
          </w:rPr>
          <w:t xml:space="preserve"> </w:t>
        </w:r>
        <w:proofErr w:type="spellStart"/>
        <w:r w:rsidR="008C1AAB">
          <w:rPr>
            <w:rFonts w:eastAsiaTheme="minorEastAsia"/>
          </w:rPr>
          <w:t>estacionarizar</w:t>
        </w:r>
        <w:proofErr w:type="spellEnd"/>
        <w:r w:rsidR="008C1AAB">
          <w:rPr>
            <w:rFonts w:eastAsiaTheme="minorEastAsia"/>
          </w:rPr>
          <w:t xml:space="preserve"> a série </w:t>
        </w:r>
      </w:ins>
      <m:oMath>
        <m:sSub>
          <m:sSubPr>
            <m:ctrlPr>
              <w:ins w:id="242" w:author="Guilherme Lima" w:date="2022-06-29T15:04:00Z">
                <w:rPr>
                  <w:rFonts w:ascii="Cambria Math" w:eastAsia="Cambria Math" w:hAnsi="Cambria Math" w:cs="Cambria Math"/>
                </w:rPr>
              </w:ins>
            </m:ctrlPr>
          </m:sSubPr>
          <m:e>
            <m:r>
              <w:ins w:id="243" w:author="Guilherme Lima" w:date="2022-06-29T15:04:00Z">
                <m:rPr>
                  <m:sty m:val="p"/>
                </m:rPr>
                <w:rPr>
                  <w:rFonts w:ascii="Cambria Math" w:eastAsia="Cambria Math" w:hAnsi="Cambria Math" w:cs="Cambria Math"/>
                </w:rPr>
                <m:t>Y</m:t>
              </w:ins>
            </m:r>
          </m:e>
          <m:sub>
            <m:r>
              <w:ins w:id="244" w:author="Guilherme Lima" w:date="2022-06-29T15:04:00Z">
                <m:rPr>
                  <m:sty m:val="p"/>
                </m:rPr>
                <w:rPr>
                  <w:rFonts w:ascii="Cambria Math" w:eastAsia="Cambria Math" w:hAnsi="Cambria Math" w:cs="Cambria Math"/>
                </w:rPr>
                <m:t>t</m:t>
              </w:ins>
            </m:r>
          </m:sub>
        </m:sSub>
      </m:oMath>
      <w:r w:rsidR="001D69B1">
        <w:rPr>
          <w:rFonts w:eastAsiaTheme="minorEastAsia"/>
        </w:rPr>
        <w:t>;</w:t>
      </w:r>
      <w:r w:rsidR="00A2240C" w:rsidRPr="00BF7C9E">
        <w:t xml:space="preserve"> </w:t>
      </w:r>
      <m:oMath>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0</m:t>
            </m:r>
          </m:sub>
        </m:sSub>
      </m:oMath>
      <w:r w:rsidR="00A2240C" w:rsidRPr="00BF7C9E">
        <w:rPr>
          <w:b/>
        </w:rPr>
        <w:t xml:space="preserve"> </w:t>
      </w:r>
      <w:r w:rsidR="00A2240C" w:rsidRPr="00BF7C9E">
        <w:t xml:space="preserve">o intercepto; </w:t>
      </w:r>
      <w:r w:rsidR="00A2240C" w:rsidRPr="00BF7C9E">
        <w:rPr>
          <w:bCs/>
        </w:rPr>
        <w:t>ϕ</w:t>
      </w:r>
      <w:r w:rsidR="00A2240C" w:rsidRPr="00BF7C9E">
        <w:t xml:space="preserve"> o coeficiente linear dos </w:t>
      </w:r>
      <w:ins w:id="245" w:author="Guilherme Lima" w:date="2022-06-29T15:01:00Z">
        <w:r w:rsidR="00F16190">
          <w:t xml:space="preserve">termos </w:t>
        </w:r>
      </w:ins>
      <w:r w:rsidR="00A2240C" w:rsidRPr="00BF7C9E">
        <w:t xml:space="preserve">autorregressivos; </w:t>
      </w:r>
      <w:r w:rsidR="00A2240C" w:rsidRPr="00BF7C9E">
        <w:rPr>
          <w:bCs/>
        </w:rPr>
        <w:t>Ө</w:t>
      </w:r>
      <w:r w:rsidR="00A2240C" w:rsidRPr="00BF7C9E">
        <w:t xml:space="preserve"> coeficiente linear </w:t>
      </w:r>
      <w:ins w:id="246" w:author="Guilherme Lima" w:date="2022-06-29T15:01:00Z">
        <w:r w:rsidR="00F16190">
          <w:t>dos termos de</w:t>
        </w:r>
      </w:ins>
      <w:del w:id="247" w:author="Guilherme Lima" w:date="2022-06-29T15:01:00Z">
        <w:r w:rsidR="00A2240C" w:rsidRPr="00BF7C9E" w:rsidDel="00F16190">
          <w:delText>das</w:delText>
        </w:r>
      </w:del>
      <w:r w:rsidR="00A2240C" w:rsidRPr="00BF7C9E">
        <w:t xml:space="preserve"> médias móveis; </w:t>
      </w:r>
      <m:oMath>
        <m:sSub>
          <m:sSubPr>
            <m:ctrlPr>
              <w:rPr>
                <w:rFonts w:ascii="Cambria Math" w:eastAsia="Cambria Math" w:hAnsi="Cambria Math" w:cs="Cambria Math"/>
              </w:rPr>
            </m:ctrlPr>
          </m:sSubPr>
          <m:e>
            <m:r>
              <m:rPr>
                <m:sty m:val="p"/>
              </m:rPr>
              <w:rPr>
                <w:rFonts w:ascii="Cambria Math" w:eastAsia="Cambria Math" w:hAnsi="Cambria Math" w:cs="Cambria Math"/>
              </w:rPr>
              <m:t>ϵ</m:t>
            </m:r>
          </m:e>
          <m:sub>
            <m:r>
              <m:rPr>
                <m:sty m:val="p"/>
              </m:rPr>
              <w:rPr>
                <w:rFonts w:ascii="Cambria Math" w:eastAsia="Cambria Math" w:hAnsi="Cambria Math" w:cs="Cambria Math"/>
              </w:rPr>
              <m:t>t</m:t>
            </m:r>
          </m:sub>
        </m:sSub>
      </m:oMath>
      <w:r w:rsidR="00A2240C" w:rsidRPr="00BF7C9E">
        <w:t xml:space="preserve"> </w:t>
      </w:r>
      <w:del w:id="248" w:author="Guilherme Lima" w:date="2022-06-29T15:02:00Z">
        <w:r w:rsidR="00A2240C" w:rsidRPr="00BF7C9E" w:rsidDel="00F16190">
          <w:delText xml:space="preserve"> </w:delText>
        </w:r>
      </w:del>
      <w:r w:rsidR="00A2240C" w:rsidRPr="00BF7C9E">
        <w:t xml:space="preserve">é um processo </w:t>
      </w:r>
      <w:r w:rsidR="00534F1F">
        <w:t>r</w:t>
      </w:r>
      <w:r w:rsidR="00A2240C" w:rsidRPr="00BF7C9E">
        <w:t xml:space="preserve">uído </w:t>
      </w:r>
      <w:r w:rsidR="00534F1F">
        <w:t>b</w:t>
      </w:r>
      <w:r w:rsidR="00A2240C" w:rsidRPr="00BF7C9E">
        <w:t>ranco.</w:t>
      </w:r>
      <w:ins w:id="249" w:author="Guilherme Lima" w:date="2022-06-29T15:35:00Z">
        <w:r w:rsidR="00E078F9">
          <w:t xml:space="preserve"> </w:t>
        </w:r>
        <w:r w:rsidR="00E078F9" w:rsidRPr="00E078F9">
          <w:rPr>
            <w:highlight w:val="yellow"/>
            <w:rPrChange w:id="250" w:author="Guilherme Lima" w:date="2022-06-29T15:36:00Z">
              <w:rPr/>
            </w:rPrChange>
          </w:rPr>
          <w:t xml:space="preserve">(faltou colocar a condição de </w:t>
        </w:r>
        <w:proofErr w:type="spellStart"/>
        <w:r w:rsidR="00E078F9" w:rsidRPr="00E078F9">
          <w:rPr>
            <w:highlight w:val="yellow"/>
            <w:rPrChange w:id="251" w:author="Guilherme Lima" w:date="2022-06-29T15:36:00Z">
              <w:rPr/>
            </w:rPrChange>
          </w:rPr>
          <w:t>estacionariedade</w:t>
        </w:r>
        <w:proofErr w:type="spellEnd"/>
        <w:r w:rsidR="00E078F9" w:rsidRPr="00E078F9">
          <w:rPr>
            <w:highlight w:val="yellow"/>
            <w:rPrChange w:id="252" w:author="Guilherme Lima" w:date="2022-06-29T15:36:00Z">
              <w:rPr/>
            </w:rPrChange>
          </w:rPr>
          <w:t xml:space="preserve"> e </w:t>
        </w:r>
      </w:ins>
      <w:proofErr w:type="spellStart"/>
      <w:ins w:id="253" w:author="Guilherme Lima" w:date="2022-06-29T15:36:00Z">
        <w:r w:rsidR="00E078F9" w:rsidRPr="00E078F9">
          <w:rPr>
            <w:highlight w:val="yellow"/>
            <w:rPrChange w:id="254" w:author="Guilherme Lima" w:date="2022-06-29T15:36:00Z">
              <w:rPr/>
            </w:rPrChange>
          </w:rPr>
          <w:t>invertibilidade</w:t>
        </w:r>
        <w:proofErr w:type="spellEnd"/>
        <w:r w:rsidR="00E078F9" w:rsidRPr="00E078F9">
          <w:rPr>
            <w:highlight w:val="yellow"/>
            <w:rPrChange w:id="255" w:author="Guilherme Lima" w:date="2022-06-29T15:36:00Z">
              <w:rPr/>
            </w:rPrChange>
          </w:rPr>
          <w:t xml:space="preserve"> do modelo</w:t>
        </w:r>
      </w:ins>
      <w:ins w:id="256" w:author="Guilherme Lima" w:date="2022-06-29T15:37:00Z">
        <w:r w:rsidR="00E078F9">
          <w:rPr>
            <w:highlight w:val="yellow"/>
          </w:rPr>
          <w:t xml:space="preserve"> e mencionar </w:t>
        </w:r>
        <w:r w:rsidR="00695217">
          <w:rPr>
            <w:highlight w:val="yellow"/>
          </w:rPr>
          <w:t>que geralmente utiliza-s</w:t>
        </w:r>
      </w:ins>
      <w:ins w:id="257" w:author="Guilherme Lima" w:date="2022-06-29T15:38:00Z">
        <w:r w:rsidR="00695217">
          <w:rPr>
            <w:highlight w:val="yellow"/>
          </w:rPr>
          <w:t xml:space="preserve">e </w:t>
        </w:r>
      </w:ins>
      <w:ins w:id="258" w:author="Guilherme Lima" w:date="2022-06-29T15:37:00Z">
        <w:r w:rsidR="00E078F9">
          <w:rPr>
            <w:highlight w:val="yellow"/>
          </w:rPr>
          <w:t xml:space="preserve">o método de </w:t>
        </w:r>
      </w:ins>
      <w:ins w:id="259" w:author="Guilherme Lima" w:date="2022-06-29T15:38:00Z">
        <w:r w:rsidR="00695217">
          <w:rPr>
            <w:highlight w:val="yellow"/>
          </w:rPr>
          <w:t xml:space="preserve">Máxima Verossimilhança na </w:t>
        </w:r>
      </w:ins>
      <w:ins w:id="260" w:author="Guilherme Lima" w:date="2022-06-29T15:37:00Z">
        <w:r w:rsidR="00E078F9">
          <w:rPr>
            <w:highlight w:val="yellow"/>
          </w:rPr>
          <w:t>estimação do modelo</w:t>
        </w:r>
      </w:ins>
      <w:ins w:id="261" w:author="Guilherme Lima" w:date="2022-06-29T15:53:00Z">
        <w:r w:rsidR="00F30BAD">
          <w:rPr>
            <w:highlight w:val="yellow"/>
          </w:rPr>
          <w:t xml:space="preserve">. Indicar também o livro do </w:t>
        </w:r>
        <w:proofErr w:type="spellStart"/>
        <w:r w:rsidR="00F30BAD">
          <w:rPr>
            <w:highlight w:val="yellow"/>
          </w:rPr>
          <w:t>Morettin</w:t>
        </w:r>
        <w:proofErr w:type="spellEnd"/>
        <w:r w:rsidR="00F30BAD">
          <w:rPr>
            <w:highlight w:val="yellow"/>
          </w:rPr>
          <w:t xml:space="preserve"> e </w:t>
        </w:r>
        <w:proofErr w:type="spellStart"/>
        <w:r w:rsidR="00F30BAD">
          <w:rPr>
            <w:highlight w:val="yellow"/>
          </w:rPr>
          <w:t>Toloi</w:t>
        </w:r>
      </w:ins>
      <w:proofErr w:type="spellEnd"/>
      <w:ins w:id="262" w:author="Guilherme Lima" w:date="2022-06-29T15:36:00Z">
        <w:r w:rsidR="00E078F9" w:rsidRPr="00E078F9">
          <w:rPr>
            <w:highlight w:val="yellow"/>
            <w:rPrChange w:id="263" w:author="Guilherme Lima" w:date="2022-06-29T15:36:00Z">
              <w:rPr/>
            </w:rPrChange>
          </w:rPr>
          <w:t>)</w:t>
        </w:r>
      </w:ins>
    </w:p>
    <w:p w14:paraId="31EB0131" w14:textId="29020125" w:rsidR="00A36B4F" w:rsidRDefault="00A36B4F" w:rsidP="00921FE5">
      <w:pPr>
        <w:pStyle w:val="Mestrado"/>
        <w:ind w:firstLine="708"/>
      </w:pPr>
      <w:r>
        <w:t xml:space="preserve">Os modelos VAR, introduzidos por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são estrutura</w:t>
      </w:r>
      <w:r w:rsidR="00E53658">
        <w:t>s</w:t>
      </w:r>
      <w:r>
        <w:t xml:space="preserve"> multivariada</w:t>
      </w:r>
      <w:r w:rsidR="00E53658">
        <w:t>s</w:t>
      </w:r>
      <w:r>
        <w:t xml:space="preserve"> representada</w:t>
      </w:r>
      <w:r w:rsidR="00E53658">
        <w:t>s</w:t>
      </w:r>
      <w:r>
        <w:t xml:space="preserve"> por um </w:t>
      </w:r>
      <w:r w:rsidRPr="00F723ED">
        <w:t>sistema de equações simultâneas que capturam a existência de relações de interdependência entre variáveis</w:t>
      </w:r>
      <w:r>
        <w:t>. A estrutura do VAR correlaciona observações atuais de uma variável com</w:t>
      </w:r>
      <w:r w:rsidR="007C4D81">
        <w:t xml:space="preserve"> suas</w:t>
      </w:r>
      <w:r>
        <w:t xml:space="preserve"> observações passadas e observações passadas de outras variáveis </w:t>
      </w:r>
      <w:ins w:id="264" w:author="Guilherme Lima" w:date="2022-06-29T15:35:00Z">
        <w:r w:rsidR="00E078F9">
          <w:t>d</w:t>
        </w:r>
      </w:ins>
      <w:del w:id="265" w:author="Guilherme Lima" w:date="2022-06-29T15:35:00Z">
        <w:r w:rsidDel="00E078F9">
          <w:delText>n</w:delText>
        </w:r>
      </w:del>
      <w:r>
        <w:t>o sistema. A forma mais simples do VAR é expressa em sua estrutura bivariada de grau um</w:t>
      </w:r>
      <w:r w:rsidR="00007106">
        <w:t xml:space="preserve"> </w:t>
      </w:r>
      <w:r>
        <w:t xml:space="preserve">conforme representado pela Equação </w:t>
      </w:r>
      <w:r w:rsidR="00DB24C9">
        <w:t>3</w:t>
      </w:r>
      <w:r>
        <w:t>:</w:t>
      </w:r>
    </w:p>
    <w:p w14:paraId="64D45F81" w14:textId="77777777" w:rsidR="00695217" w:rsidRPr="00695217" w:rsidRDefault="00A36B4F" w:rsidP="00A17320">
      <w:pPr>
        <w:keepNext/>
        <w:ind w:left="720"/>
        <w:rPr>
          <w:ins w:id="266" w:author="Guilherme Lima" w:date="2022-06-29T15:39:00Z"/>
          <w:rFonts w:ascii="Arial" w:eastAsiaTheme="minorEastAsia" w:hAnsi="Arial" w:cs="Arial"/>
        </w:rPr>
      </w:pPr>
      <m:oMathPara>
        <m:oMath>
          <m:r>
            <w:rPr>
              <w:rFonts w:ascii="Cambria Math" w:hAnsi="Cambria Math"/>
            </w:rPr>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m:t>
                        </m:r>
                      </m:sub>
                    </m:sSub>
                  </m:e>
                </m:mr>
                <m:m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(2)</m:t>
          </m:r>
          <m:r>
            <m:rPr>
              <m:sty m:val="p"/>
            </m:rPr>
            <w:rPr>
              <w:rFonts w:ascii="Cambria Math" w:hAnsi="Cambria Math"/>
            </w:rPr>
            <w:br/>
          </m:r>
        </m:oMath>
      </m:oMathPara>
    </w:p>
    <w:p w14:paraId="006C29FD" w14:textId="07B92530" w:rsidR="00A17320" w:rsidRPr="00A17320" w:rsidRDefault="00A36B4F" w:rsidP="00A17320">
      <w:pPr>
        <w:keepNext/>
        <w:ind w:left="720"/>
        <w:rPr>
          <w:rFonts w:eastAsiaTheme="minorEastAsia"/>
          <w:color w:val="44546A" w:themeColor="text2"/>
        </w:rPr>
      </w:pPr>
      <m:oMathPara>
        <m:oMath>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(3)</m:t>
          </m:r>
        </m:oMath>
      </m:oMathPara>
    </w:p>
    <w:p w14:paraId="4F34515E" w14:textId="77777777" w:rsidR="00A17320" w:rsidRPr="00A17320" w:rsidRDefault="00A17320" w:rsidP="00A17320">
      <w:pPr>
        <w:keepNext/>
        <w:ind w:left="720"/>
        <w:rPr>
          <w:rFonts w:eastAsiaTheme="minorEastAsia"/>
          <w:color w:val="44546A" w:themeColor="text2"/>
        </w:rPr>
      </w:pPr>
    </w:p>
    <w:p w14:paraId="27238FA0" w14:textId="5CCFE571" w:rsidR="00E53658" w:rsidRPr="00BF7C9E" w:rsidRDefault="00DB24C9" w:rsidP="00BF7C9E">
      <w:pPr>
        <w:pStyle w:val="Mestrado"/>
      </w:pPr>
      <w:r>
        <w:t>s</w:t>
      </w:r>
      <w:r w:rsidR="00A36B4F" w:rsidRPr="00BF7C9E">
        <w:t xml:space="preserve">endo: </w:t>
      </w:r>
      <m:oMath>
        <m:r>
          <m:rPr>
            <m:sty m:val="p"/>
          </m:rPr>
          <w:rPr>
            <w:rFonts w:ascii="Cambria Math" w:hAnsi="Cambria Math"/>
          </w:rPr>
          <m:t xml:space="preserve">C </m:t>
        </m:r>
      </m:oMath>
      <w:r w:rsidR="00A36B4F" w:rsidRPr="00BF7C9E">
        <w:t>o intercepto; ϕ o coeficiente linear dos autorregressivos; ϵ resíduo ou</w:t>
      </w:r>
      <w:r w:rsidR="00BF7C9E" w:rsidRPr="00BF7C9E">
        <w:t xml:space="preserve"> um processo </w:t>
      </w:r>
      <w:r w:rsidR="002362E3">
        <w:t>r</w:t>
      </w:r>
      <w:r w:rsidR="00BF7C9E" w:rsidRPr="00BF7C9E">
        <w:t xml:space="preserve">uído </w:t>
      </w:r>
      <w:r w:rsidR="002362E3">
        <w:t>b</w:t>
      </w:r>
      <w:r w:rsidR="00BF7C9E" w:rsidRPr="00BF7C9E">
        <w:t>ranco.</w:t>
      </w:r>
    </w:p>
    <w:p w14:paraId="1010FC37" w14:textId="67CEB2EB" w:rsidR="00A36B4F" w:rsidRDefault="00A36B4F" w:rsidP="00A17320">
      <w:pPr>
        <w:pStyle w:val="Mestrado"/>
        <w:ind w:firstLine="708"/>
      </w:pPr>
      <w:r>
        <w:lastRenderedPageBreak/>
        <w:t>Lütkepohl (1991) explica que a estabilidade dos modelos VAR pressupõe a condição de estacionariedade entre as variáveis integrantes do sistema</w:t>
      </w:r>
      <w:ins w:id="267" w:author="Guilherme Lima" w:date="2022-06-29T15:39:00Z">
        <w:r w:rsidR="00695217">
          <w:t>. P</w:t>
        </w:r>
      </w:ins>
      <w:del w:id="268" w:author="Guilherme Lima" w:date="2022-06-29T15:39:00Z">
        <w:r w:rsidDel="00695217">
          <w:delText>, p</w:delText>
        </w:r>
      </w:del>
      <w:r>
        <w:t>ortanto</w:t>
      </w:r>
      <w:ins w:id="269" w:author="Guilherme Lima" w:date="2022-06-29T15:39:00Z">
        <w:r w:rsidR="00695217">
          <w:t>,</w:t>
        </w:r>
      </w:ins>
      <w:r>
        <w:t xml:space="preserve"> para um sistema de variáveis não cointegradas e integradas de grau um deve-se modelar o VAR em primeiras diferenças, conforme representado pela Equação </w:t>
      </w:r>
      <w:r w:rsidR="00DB24C9">
        <w:t>5</w:t>
      </w:r>
      <w:ins w:id="270" w:author="Guilherme Lima" w:date="2022-06-29T15:44:00Z">
        <w:r w:rsidR="00186D37">
          <w:t xml:space="preserve">: </w:t>
        </w:r>
        <w:r w:rsidR="00186D37" w:rsidRPr="00186D37">
          <w:rPr>
            <w:highlight w:val="yellow"/>
            <w:rPrChange w:id="271" w:author="Guilherme Lima" w:date="2022-06-29T15:45:00Z">
              <w:rPr/>
            </w:rPrChange>
          </w:rPr>
          <w:t>(Faltou mencionar o método de estimação)</w:t>
        </w:r>
      </w:ins>
      <w:del w:id="272" w:author="Guilherme Lima" w:date="2022-06-29T15:44:00Z">
        <w:r w:rsidDel="00186D37">
          <w:delText>:</w:delText>
        </w:r>
      </w:del>
    </w:p>
    <w:p w14:paraId="76A890A3" w14:textId="650DEAB5" w:rsidR="00A36B4F" w:rsidRDefault="00E53658" w:rsidP="00A36B4F">
      <w:pPr>
        <w:keepNext/>
        <w:ind w:left="720"/>
      </w:pPr>
      <m:oMathPara>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e>
                </m:m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e>
                </m:mr>
                <m:m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(4)</m:t>
          </m:r>
          <m:r>
            <m:rPr>
              <m:sty m:val="p"/>
            </m:rPr>
            <w:rPr>
              <w:rFonts w:ascii="Cambria Math" w:hAnsi="Cambria Math"/>
            </w:rPr>
            <w:br/>
          </m:r>
        </m:oMath>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(5)</m:t>
          </m:r>
        </m:oMath>
      </m:oMathPara>
    </w:p>
    <w:p w14:paraId="3BC1A212" w14:textId="3B0547FC" w:rsidR="00A36B4F" w:rsidRDefault="00A36B4F" w:rsidP="00A17320">
      <w:pPr>
        <w:pStyle w:val="Legenda"/>
        <w:rPr>
          <w:noProof/>
        </w:rPr>
      </w:pPr>
    </w:p>
    <w:p w14:paraId="0E7352E6" w14:textId="0CCCE985" w:rsidR="00A36B4F" w:rsidRPr="00C355A9" w:rsidRDefault="00A36B4F" w:rsidP="00921FE5">
      <w:pPr>
        <w:pStyle w:val="Mestrado"/>
        <w:ind w:firstLine="708"/>
        <w:rPr>
          <w:rFonts w:eastAsiaTheme="minorEastAsia"/>
        </w:rPr>
      </w:pPr>
      <w:r>
        <w:t>Para os conjuntos de variáveis cointegrados a abordagem econométrica mais adequada é represent</w:t>
      </w:r>
      <w:r w:rsidR="00007106">
        <w:t>á</w:t>
      </w:r>
      <w:r>
        <w:t>-las em um modelo VEC.</w:t>
      </w:r>
      <w:r w:rsidRPr="00BE57D2">
        <w:t xml:space="preserve"> </w:t>
      </w:r>
      <w:r>
        <w:t xml:space="preserve">Segundo (Enders, 2014) incluir o termo de correção de erros no modelo VAR permite equilibrar o ajuste dinâmico de curto prazo e longo prazo entre as variáveis do sistema. Segundo </w:t>
      </w:r>
      <w:r>
        <w:rPr>
          <w:rFonts w:eastAsiaTheme="minorEastAsia"/>
        </w:rPr>
        <w:fldChar w:fldCharType="begin" w:fldLock="1"/>
      </w:r>
      <w:r>
        <w:rPr>
          <w:rFonts w:eastAsiaTheme="minorEastAsia"/>
        </w:rP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Pr>
          <w:rFonts w:eastAsiaTheme="minorEastAsia"/>
        </w:rPr>
        <w:fldChar w:fldCharType="separate"/>
      </w:r>
      <w:r w:rsidRPr="0079534E">
        <w:rPr>
          <w:rFonts w:eastAsiaTheme="minorEastAsia"/>
          <w:noProof/>
        </w:rPr>
        <w:t>(Engle &amp; Granger, 1987)</w:t>
      </w:r>
      <w:r>
        <w:rPr>
          <w:rFonts w:eastAsiaTheme="minorEastAsia"/>
        </w:rPr>
        <w:fldChar w:fldCharType="end"/>
      </w:r>
      <w:r>
        <w:rPr>
          <w:rFonts w:eastAsiaTheme="minorEastAsia"/>
        </w:rPr>
        <w:t xml:space="preserve"> o termo de correção de erros </w:t>
      </w:r>
      <w:r w:rsidR="007C4D81">
        <w:rPr>
          <w:rFonts w:eastAsiaTheme="minorEastAsia"/>
        </w:rPr>
        <w:t xml:space="preserve">entre duas variáveis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7C4D81">
        <w:rPr>
          <w:rFonts w:eastAsiaTheme="minorEastAsia"/>
        </w:rPr>
        <w:t xml:space="preserve"> </w:t>
      </w:r>
      <w:r>
        <w:rPr>
          <w:rFonts w:eastAsiaTheme="minorEastAsia"/>
        </w:rPr>
        <w:t xml:space="preserve">se apresenta na forma da Equação </w:t>
      </w:r>
      <w:r w:rsidR="00DB24C9">
        <w:rPr>
          <w:rFonts w:eastAsiaTheme="minorEastAsia"/>
        </w:rPr>
        <w:t>6</w:t>
      </w:r>
      <w:r>
        <w:rPr>
          <w:rFonts w:eastAsiaTheme="minorEastAsia"/>
        </w:rPr>
        <w:t xml:space="preserve"> e sua premissa básica é que o termo seja estacionário.</w:t>
      </w:r>
    </w:p>
    <w:p w14:paraId="79400A88" w14:textId="25441EF4" w:rsidR="00A36B4F" w:rsidRDefault="007C4D81" w:rsidP="00A36B4F">
      <w:pPr>
        <w:keepNext/>
      </w:pPr>
      <m:oMathPara>
        <m:oMath>
          <m:r>
            <w:del w:id="273" w:author="Guilherme Lima" w:date="2022-06-29T15:41:00Z">
              <w:rPr>
                <w:rFonts w:ascii="Cambria Math" w:hAnsi="Cambria Math"/>
              </w:rPr>
              <m:t>Termo de Correção de Erros :</m:t>
            </w:del>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k</m:t>
                  </m:r>
                </m:sub>
              </m:sSub>
            </m:e>
            <m:sub>
              <m:r>
                <w:rPr>
                  <w:rFonts w:ascii="Cambria Math" w:hAnsi="Cambria Math"/>
                </w:rPr>
                <m:t>t-1</m:t>
              </m:r>
            </m:sub>
          </m:sSub>
          <m:r>
            <w:rPr>
              <w:rFonts w:ascii="Cambria Math" w:hAnsi="Cambria Math"/>
            </w:rPr>
            <m:t>=I</m:t>
          </m:r>
          <m:d>
            <m:dPr>
              <m:ctrlPr>
                <w:rPr>
                  <w:rFonts w:ascii="Cambria Math" w:hAnsi="Cambria Math"/>
                  <w:i/>
                </w:rPr>
              </m:ctrlPr>
            </m:dPr>
            <m:e>
              <m:r>
                <w:rPr>
                  <w:rFonts w:ascii="Cambria Math" w:hAnsi="Cambria Math"/>
                </w:rPr>
                <m:t>0</m:t>
              </m:r>
            </m:e>
          </m:d>
          <m:r>
            <w:rPr>
              <w:rFonts w:ascii="Cambria Math" w:hAnsi="Cambria Math"/>
            </w:rPr>
            <m:t xml:space="preserve"> ,</m:t>
          </m:r>
          <m:r>
            <w:rPr>
              <w:rFonts w:ascii="Cambria Math" w:eastAsiaTheme="minorEastAsia" w:hAnsi="Cambria Math"/>
            </w:rPr>
            <m:t xml:space="preserve">    </m:t>
          </m:r>
          <m:r>
            <w:del w:id="274" w:author="Guilherme Lima" w:date="2022-06-29T15:41:00Z">
              <w:rPr>
                <w:rFonts w:ascii="Cambria Math" w:eastAsiaTheme="minorEastAsia" w:hAnsi="Cambria Math"/>
              </w:rPr>
              <m:t xml:space="preserve">     </m:t>
            </w:del>
          </m:r>
          <m:r>
            <w:ins w:id="275" w:author="Guilherme Lima" w:date="2022-06-29T15:41:00Z">
              <w:rPr>
                <w:rFonts w:ascii="Cambria Math" w:eastAsiaTheme="minorEastAsia" w:hAnsi="Cambria Math"/>
              </w:rPr>
              <m:t xml:space="preserve">    </m:t>
            </w:ins>
          </m:r>
          <m:r>
            <w:rPr>
              <w:rFonts w:ascii="Cambria Math" w:eastAsiaTheme="minorEastAsia" w:hAnsi="Cambria Math"/>
            </w:rPr>
            <m:t xml:space="preserve">         </m:t>
          </m:r>
          <m:r>
            <w:rPr>
              <w:rFonts w:ascii="Cambria Math" w:eastAsiaTheme="minorEastAsia" w:hAnsi="Cambria Math"/>
              <w:color w:val="44546A" w:themeColor="text2"/>
            </w:rPr>
            <m:t>(6)</m:t>
          </m:r>
        </m:oMath>
      </m:oMathPara>
    </w:p>
    <w:p w14:paraId="28E10077" w14:textId="5F0148D2" w:rsidR="00A36B4F" w:rsidRDefault="00A36B4F" w:rsidP="00A17320">
      <w:pPr>
        <w:pStyle w:val="Legenda"/>
        <w:rPr>
          <w:noProof/>
        </w:rPr>
      </w:pPr>
    </w:p>
    <w:p w14:paraId="746455A3" w14:textId="11C0C613" w:rsidR="00C9627B" w:rsidRPr="00A17320" w:rsidRDefault="00C9627B" w:rsidP="00A17320">
      <w:pPr>
        <w:pStyle w:val="Mestrado"/>
      </w:pPr>
      <w:r w:rsidRPr="00A17320">
        <w:t xml:space="preserve">Sendo: </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τ</m:t>
                </m:r>
              </m:e>
            </m:acc>
          </m:e>
          <m:sub>
            <m:r>
              <m:rPr>
                <m:sty m:val="p"/>
              </m:rPr>
              <w:rPr>
                <w:rFonts w:ascii="Cambria Math" w:hAnsi="Cambria Math"/>
              </w:rPr>
              <m:t>n</m:t>
            </m:r>
          </m:sub>
        </m:sSub>
        <m:r>
          <m:rPr>
            <m:sty m:val="p"/>
          </m:rPr>
          <w:rPr>
            <w:rFonts w:ascii="Cambria Math" w:hAnsi="Cambria Math"/>
          </w:rPr>
          <m:t xml:space="preserve"> </m:t>
        </m:r>
      </m:oMath>
      <w:r w:rsidRPr="00A17320">
        <w:t xml:space="preserve">os coeficientes lineares do termo de correção de erros;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Pr="00A17320">
        <w:t xml:space="preserve"> 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r w:rsidRPr="00A17320">
        <w:t xml:space="preserve"> variáveis aleatórias cointegradas</w:t>
      </w:r>
      <w:r w:rsidR="00A17320" w:rsidRPr="00A17320">
        <w:t xml:space="preserve">; </w:t>
      </w:r>
      <m:oMath>
        <m:r>
          <m:rPr>
            <m:sty m:val="p"/>
          </m:rPr>
          <w:rPr>
            <w:rFonts w:ascii="Cambria Math" w:hAnsi="Cambria Math"/>
          </w:rPr>
          <m:t>I(0)</m:t>
        </m:r>
      </m:oMath>
      <w:r w:rsidR="00A17320" w:rsidRPr="00A17320">
        <w:t xml:space="preserve"> uma série temporal não integrada, ou seja, estacionária.</w:t>
      </w:r>
    </w:p>
    <w:p w14:paraId="5ADB8ED9" w14:textId="03979225" w:rsidR="00A36B4F" w:rsidRDefault="00A36B4F" w:rsidP="00921FE5">
      <w:pPr>
        <w:pStyle w:val="Mestrado"/>
        <w:ind w:firstLine="708"/>
      </w:pPr>
      <w:r>
        <w:t>Portanto o modelo VEC</w:t>
      </w:r>
      <w:r w:rsidR="00C9627B">
        <w:t xml:space="preserve"> bivariado</w:t>
      </w:r>
      <w:r>
        <w:t xml:space="preserve"> de ordem um</w:t>
      </w:r>
      <w:r w:rsidR="00C9627B">
        <w:t xml:space="preserve"> </w:t>
      </w:r>
      <w:r>
        <w:t xml:space="preserve">pode ser descrito a partir da representação da Equação </w:t>
      </w:r>
      <w:r w:rsidR="00DB24C9">
        <w:t>8</w:t>
      </w:r>
      <w:r>
        <w:t>:</w:t>
      </w:r>
    </w:p>
    <w:p w14:paraId="34040ED2" w14:textId="7928F228" w:rsidR="00A36B4F" w:rsidRDefault="00A36B4F" w:rsidP="00A36B4F">
      <w:pPr>
        <w:keepNext/>
        <w:ind w:left="720"/>
      </w:pPr>
      <m:oMathPara>
        <m:oMath>
          <m:r>
            <w:rPr>
              <w:rFonts w:ascii="Cambria Math" w:hAnsi="Cambria Math"/>
            </w:rPr>
            <m:t>VEC</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e>
                </m:mr>
                <m:mr>
                  <m:e>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(7)</m:t>
          </m:r>
          <m:r>
            <m:rPr>
              <m:sty m:val="p"/>
            </m:rPr>
            <w:rPr>
              <w:rFonts w:ascii="Cambria Math" w:hAnsi="Cambria Math"/>
            </w:rPr>
            <w:br/>
          </m:r>
        </m:oMath>
        <m:oMath>
          <m:r>
            <w:rPr>
              <w:rFonts w:ascii="Cambria Math" w:hAnsi="Cambria Math"/>
            </w:rPr>
            <m:t>VEC</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m:t>
          </m:r>
          <m:r>
            <w:rPr>
              <w:rFonts w:ascii="Cambria Math" w:eastAsiaTheme="minorEastAsia" w:hAnsi="Cambria Math"/>
              <w:color w:val="44546A" w:themeColor="text2"/>
            </w:rPr>
            <m:t>(8)</m:t>
          </m:r>
        </m:oMath>
      </m:oMathPara>
    </w:p>
    <w:p w14:paraId="1AB96F06" w14:textId="0C3FAD16" w:rsidR="00A36B4F" w:rsidRDefault="00A36B4F" w:rsidP="00A17320">
      <w:pPr>
        <w:pStyle w:val="Legenda"/>
        <w:rPr>
          <w:noProof/>
        </w:rPr>
      </w:pPr>
    </w:p>
    <w:p w14:paraId="7320268E" w14:textId="04BA377C" w:rsidR="00B86EFB" w:rsidRDefault="00DB24C9" w:rsidP="0081744E">
      <w:pPr>
        <w:pStyle w:val="Mestrado"/>
      </w:pPr>
      <w:r>
        <w:lastRenderedPageBreak/>
        <w:t>s</w:t>
      </w:r>
      <w:r w:rsidR="00A36B4F" w:rsidRPr="0081744E">
        <w:t xml:space="preserve">endo: </w:t>
      </w:r>
      <m:oMath>
        <m:r>
          <m:rPr>
            <m:sty m:val="p"/>
          </m:rPr>
          <w:rPr>
            <w:rFonts w:ascii="Cambria Math" w:hAnsi="Cambria Math"/>
          </w:rPr>
          <m:t xml:space="preserve">C </m:t>
        </m:r>
      </m:oMath>
      <w:r w:rsidR="00A36B4F" w:rsidRPr="0081744E">
        <w:t xml:space="preserve">o intercepto; ϕ o coeficiente linear dos autorregressivos; </w:t>
      </w:r>
      <m:oMath>
        <m:r>
          <m:rPr>
            <m:sty m:val="p"/>
          </m:rPr>
          <w:rPr>
            <w:rFonts w:ascii="Cambria Math" w:hAnsi="Cambria Math"/>
          </w:rPr>
          <m:t>λ</m:t>
        </m:r>
      </m:oMath>
      <w:r w:rsidR="00A36B4F" w:rsidRPr="0081744E">
        <w:t xml:space="preserve"> o coeficiente linear do termo de longo prazo; </w:t>
      </w:r>
      <w:r w:rsidR="0081744E" w:rsidRPr="00BF7C9E">
        <w:t>ϵ resíduo ou um processo Ruído Branco</w:t>
      </w:r>
      <w:r w:rsidR="0081744E">
        <w:t>.</w:t>
      </w:r>
    </w:p>
    <w:p w14:paraId="07BA5445" w14:textId="3FC88E12" w:rsidR="002362E3" w:rsidRDefault="000801ED" w:rsidP="00337ABB">
      <w:pPr>
        <w:pStyle w:val="Mestrado"/>
        <w:ind w:firstLine="360"/>
      </w:pPr>
      <w:r>
        <w:t>Para seleção da melhor estrutura de modelagem foi utilizado o c</w:t>
      </w:r>
      <w:r w:rsidR="002362E3">
        <w:t xml:space="preserve">ritério de informação bayesiano </w:t>
      </w:r>
      <w:r>
        <w:t>(</w:t>
      </w:r>
      <w:r w:rsidR="002362E3">
        <w:t>BIC</w:t>
      </w:r>
      <w:r>
        <w:t xml:space="preserve">), </w:t>
      </w:r>
      <w:r w:rsidR="002362E3">
        <w:t>proposto por Schwarz (1978)</w:t>
      </w:r>
      <w:r>
        <w:t>,</w:t>
      </w:r>
      <w:r w:rsidR="002362E3">
        <w:t xml:space="preserve"> </w:t>
      </w:r>
      <w:r>
        <w:t xml:space="preserve">que </w:t>
      </w:r>
      <w:r w:rsidR="002362E3">
        <w:t xml:space="preserve">é dado </w:t>
      </w:r>
      <w:r>
        <w:t>pela equação</w:t>
      </w:r>
      <w:r w:rsidR="002362E3">
        <w:t xml:space="preserve">: </w:t>
      </w:r>
    </w:p>
    <w:p w14:paraId="2D9981A8" w14:textId="7B275875" w:rsidR="002362E3" w:rsidRPr="00033A21" w:rsidRDefault="002362E3" w:rsidP="00337ABB">
      <w:pPr>
        <w:pStyle w:val="Mestrado"/>
        <w:ind w:firstLine="360"/>
        <w:rPr>
          <w:rFonts w:eastAsiaTheme="minorEastAsia"/>
        </w:rPr>
      </w:pPr>
      <m:oMathPara>
        <m:oMathParaPr>
          <m:jc m:val="right"/>
        </m:oMathParaPr>
        <m:oMath>
          <m:r>
            <w:rPr>
              <w:rFonts w:ascii="Cambria Math" w:hAnsi="Cambria Math"/>
            </w:rPr>
            <m:t xml:space="preserve">BIC = -2 log 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 xml:space="preserve">+ p log n </m:t>
          </m:r>
          <m:r>
            <w:rPr>
              <w:rFonts w:ascii="Cambria Math" w:eastAsiaTheme="minorEastAsia" w:hAnsi="Cambria Math"/>
            </w:rPr>
            <m:t>,</m:t>
          </m:r>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(9)</m:t>
          </m:r>
          <m:r>
            <w:rPr>
              <w:rFonts w:ascii="Cambria Math" w:hAnsi="Cambria Math"/>
            </w:rPr>
            <m:t xml:space="preserve"> </m:t>
          </m:r>
        </m:oMath>
      </m:oMathPara>
    </w:p>
    <w:p w14:paraId="24CC6A1D" w14:textId="510FA084" w:rsidR="000801ED" w:rsidRDefault="000801ED" w:rsidP="00337ABB">
      <w:pPr>
        <w:pStyle w:val="Mestrado"/>
        <w:ind w:firstLine="360"/>
        <w:rPr>
          <w:rFonts w:eastAsiaTheme="minorEastAsia"/>
        </w:rPr>
      </w:pPr>
    </w:p>
    <w:p w14:paraId="6026A72D" w14:textId="46B0DE3D" w:rsidR="00337ABB" w:rsidRDefault="000801ED" w:rsidP="0081744E">
      <w:pPr>
        <w:pStyle w:val="Mestrado"/>
      </w:pPr>
      <w:r>
        <w:t>s</w:t>
      </w:r>
      <w:r w:rsidRPr="0081744E">
        <w:t>endo</w:t>
      </w:r>
      <w:r>
        <w:t xml:space="preserve">: </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|θ) </m:t>
        </m:r>
      </m:oMath>
      <w:r>
        <w:t xml:space="preserve"> é o modelo escolhido, p é o número de parâmetros a serem estimados e n é o número de observações da amostra.</w:t>
      </w:r>
      <w:ins w:id="276" w:author="Guilherme Lima" w:date="2022-06-29T15:43:00Z">
        <w:r w:rsidR="00695217">
          <w:t xml:space="preserve"> </w:t>
        </w:r>
        <w:r w:rsidR="00695217" w:rsidRPr="00186D37">
          <w:rPr>
            <w:highlight w:val="yellow"/>
            <w:rPrChange w:id="277" w:author="Guilherme Lima" w:date="2022-06-29T15:44:00Z">
              <w:rPr/>
            </w:rPrChange>
          </w:rPr>
          <w:t xml:space="preserve">(faltou falar da estimação e do teste de </w:t>
        </w:r>
        <w:proofErr w:type="spellStart"/>
        <w:r w:rsidR="00695217" w:rsidRPr="00186D37">
          <w:rPr>
            <w:highlight w:val="yellow"/>
            <w:rPrChange w:id="278" w:author="Guilherme Lima" w:date="2022-06-29T15:44:00Z">
              <w:rPr/>
            </w:rPrChange>
          </w:rPr>
          <w:t>cointegração</w:t>
        </w:r>
        <w:proofErr w:type="spellEnd"/>
        <w:r w:rsidR="00695217" w:rsidRPr="00186D37">
          <w:rPr>
            <w:highlight w:val="yellow"/>
            <w:rPrChange w:id="279" w:author="Guilherme Lima" w:date="2022-06-29T15:44:00Z">
              <w:rPr/>
            </w:rPrChange>
          </w:rPr>
          <w:t xml:space="preserve"> </w:t>
        </w:r>
        <w:r w:rsidR="00186D37" w:rsidRPr="00186D37">
          <w:rPr>
            <w:highlight w:val="yellow"/>
            <w:rPrChange w:id="280" w:author="Guilherme Lima" w:date="2022-06-29T15:44:00Z">
              <w:rPr/>
            </w:rPrChange>
          </w:rPr>
          <w:t xml:space="preserve">de </w:t>
        </w:r>
        <w:proofErr w:type="spellStart"/>
        <w:r w:rsidR="00186D37" w:rsidRPr="00186D37">
          <w:rPr>
            <w:highlight w:val="yellow"/>
            <w:rPrChange w:id="281" w:author="Guilherme Lima" w:date="2022-06-29T15:44:00Z">
              <w:rPr/>
            </w:rPrChange>
          </w:rPr>
          <w:t>Johansen</w:t>
        </w:r>
        <w:proofErr w:type="spellEnd"/>
        <w:r w:rsidR="00186D37" w:rsidRPr="00186D37">
          <w:rPr>
            <w:highlight w:val="yellow"/>
            <w:rPrChange w:id="282" w:author="Guilherme Lima" w:date="2022-06-29T15:44:00Z">
              <w:rPr/>
            </w:rPrChange>
          </w:rPr>
          <w:t>: falar resumidamente e indicar a bibliografia)</w:t>
        </w:r>
      </w:ins>
    </w:p>
    <w:p w14:paraId="6C72A288" w14:textId="77777777" w:rsidR="000801ED" w:rsidRDefault="000801ED" w:rsidP="0081744E">
      <w:pPr>
        <w:pStyle w:val="Mestrado"/>
      </w:pPr>
    </w:p>
    <w:p w14:paraId="0203DA8A" w14:textId="4DF20C84" w:rsidR="00B86EFB" w:rsidRDefault="00B86EFB" w:rsidP="000170CF">
      <w:pPr>
        <w:pStyle w:val="Ttulo1"/>
        <w:numPr>
          <w:ilvl w:val="1"/>
          <w:numId w:val="7"/>
        </w:numPr>
      </w:pPr>
      <w:bookmarkStart w:id="283" w:name="_Toc106614870"/>
      <w:r>
        <w:t>Metodologia de Simulação</w:t>
      </w:r>
      <w:bookmarkEnd w:id="283"/>
    </w:p>
    <w:p w14:paraId="3746CDFD" w14:textId="77777777" w:rsidR="00B86EFB" w:rsidRPr="0081744E" w:rsidRDefault="00B86EFB" w:rsidP="0081744E">
      <w:pPr>
        <w:pStyle w:val="Mestrado"/>
      </w:pPr>
    </w:p>
    <w:p w14:paraId="0AA32D89" w14:textId="56F6F1AF" w:rsidR="00C9627B" w:rsidDel="00EF1936" w:rsidRDefault="00C9627B" w:rsidP="00921FE5">
      <w:pPr>
        <w:pStyle w:val="Mestrado"/>
        <w:ind w:firstLine="708"/>
        <w:rPr>
          <w:del w:id="284" w:author="Guilherme Lima" w:date="2022-06-29T15:54:00Z"/>
        </w:rPr>
      </w:pPr>
      <w:del w:id="285" w:author="Guilherme Lima" w:date="2022-06-29T15:54:00Z">
        <w:r w:rsidDel="00EF1936">
          <w:delText xml:space="preserve">Dada a apresentação dos modelos </w:delText>
        </w:r>
        <w:r w:rsidR="007D35B3" w:rsidDel="00EF1936">
          <w:delText>será</w:delText>
        </w:r>
        <w:r w:rsidR="007C4D81" w:rsidDel="00EF1936">
          <w:delText xml:space="preserve"> apresentado </w:delText>
        </w:r>
        <w:r w:rsidDel="00EF1936">
          <w:delText xml:space="preserve">o fluxo de simulação utilizado </w:delText>
        </w:r>
        <w:r w:rsidR="007C4D81" w:rsidDel="00EF1936">
          <w:delText>para comparar modelos ARIMA, VAR e VEC neste</w:delText>
        </w:r>
        <w:r w:rsidDel="00EF1936">
          <w:delText xml:space="preserve"> trabalho.</w:delText>
        </w:r>
      </w:del>
    </w:p>
    <w:p w14:paraId="57B1206B" w14:textId="4576CF11" w:rsidR="00D60963" w:rsidRDefault="0081744E" w:rsidP="00921FE5">
      <w:pPr>
        <w:pStyle w:val="Mestrado"/>
        <w:ind w:firstLine="708"/>
      </w:pPr>
      <w:r>
        <w:t>Todas as etapas computacionais foram feitas utilizando o software R</w:t>
      </w:r>
      <w:r w:rsidR="00BA4B36">
        <w:t xml:space="preserve"> v</w:t>
      </w:r>
      <w:r w:rsidR="00BA4B36" w:rsidRPr="00BA4B36">
        <w:t>3.6.3</w:t>
      </w:r>
      <w:r>
        <w:t xml:space="preserve"> (</w:t>
      </w:r>
      <w:r w:rsidRPr="0081744E">
        <w:rPr>
          <w:rFonts w:cstheme="minorHAnsi"/>
        </w:rPr>
        <w:t>R Core Team</w:t>
      </w:r>
      <w:del w:id="286" w:author="Guilherme Lima" w:date="2022-06-29T15:54:00Z">
        <w:r w:rsidRPr="0081744E" w:rsidDel="00EF1936">
          <w:rPr>
            <w:rFonts w:cstheme="minorHAnsi"/>
          </w:rPr>
          <w:delText xml:space="preserve"> </w:delText>
        </w:r>
      </w:del>
      <w:r>
        <w:rPr>
          <w:rFonts w:cstheme="minorHAnsi"/>
        </w:rPr>
        <w:t>,</w:t>
      </w:r>
      <w:ins w:id="287" w:author="Guilherme Lima" w:date="2022-06-29T15:54:00Z">
        <w:r w:rsidR="00EF1936">
          <w:rPr>
            <w:rFonts w:cstheme="minorHAnsi"/>
          </w:rPr>
          <w:t xml:space="preserve"> </w:t>
        </w:r>
      </w:ins>
      <w:r w:rsidRPr="0081744E">
        <w:rPr>
          <w:rFonts w:cstheme="minorHAnsi"/>
        </w:rPr>
        <w:t>2016).</w:t>
      </w:r>
      <w:r>
        <w:rPr>
          <w:rFonts w:cstheme="minorHAnsi"/>
        </w:rPr>
        <w:t xml:space="preserve"> </w:t>
      </w:r>
      <w:r w:rsidR="008711F6">
        <w:t>A primeira etapa do process</w:t>
      </w:r>
      <w:r w:rsidR="00364EC2">
        <w:t xml:space="preserve">o de simulação </w:t>
      </w:r>
      <w:ins w:id="288" w:author="Guilherme Lima" w:date="2022-06-29T15:54:00Z">
        <w:r w:rsidR="00EF1936">
          <w:t>foi</w:t>
        </w:r>
      </w:ins>
      <w:del w:id="289" w:author="Guilherme Lima" w:date="2022-06-29T15:54:00Z">
        <w:r w:rsidR="00364EC2" w:rsidDel="00EF1936">
          <w:delText>é</w:delText>
        </w:r>
      </w:del>
      <w:r w:rsidR="00364EC2">
        <w:t xml:space="preserve"> iniciar uma semente para que cada etapa do processo seja </w:t>
      </w:r>
      <w:r w:rsidR="00364EC2" w:rsidRPr="00364EC2">
        <w:t>reproduzível</w:t>
      </w:r>
      <w:r w:rsidR="00364EC2">
        <w:t xml:space="preserve">. </w:t>
      </w:r>
      <w:r w:rsidR="003A7AE9">
        <w:t>F</w:t>
      </w:r>
      <w:r w:rsidR="00364EC2">
        <w:t>oram definidos conjuntos de parâmetros fixos e</w:t>
      </w:r>
      <w:r w:rsidR="003A7AE9">
        <w:t xml:space="preserve"> uma</w:t>
      </w:r>
      <w:r w:rsidR="00364EC2">
        <w:t xml:space="preserve"> grade de parâmetros variáveis </w:t>
      </w:r>
      <w:r w:rsidR="003A7AE9">
        <w:t>para a</w:t>
      </w:r>
      <w:r w:rsidR="00364EC2">
        <w:t xml:space="preserve"> simulação.</w:t>
      </w:r>
      <w:r w:rsidR="00007106">
        <w:t xml:space="preserve"> </w:t>
      </w:r>
      <w:r w:rsidR="003A7AE9">
        <w:t xml:space="preserve">A grade de parâmetros contém 5 variáveis: (i) </w:t>
      </w:r>
      <w:r w:rsidR="003A7AE9" w:rsidRPr="00401862">
        <w:rPr>
          <w:b/>
          <w:bCs/>
        </w:rPr>
        <w:t>n_</w:t>
      </w:r>
      <w:r w:rsidR="00401862" w:rsidRPr="00401862">
        <w:rPr>
          <w:b/>
          <w:bCs/>
        </w:rPr>
        <w:t>obs</w:t>
      </w:r>
      <w:r w:rsidR="00401862">
        <w:t>:</w:t>
      </w:r>
      <w:r w:rsidR="003A7AE9">
        <w:t xml:space="preserve"> </w:t>
      </w:r>
      <w:del w:id="290" w:author="Guilherme Lima" w:date="2022-06-29T15:55:00Z">
        <w:r w:rsidR="003A7AE9" w:rsidDel="00EF1936">
          <w:delText xml:space="preserve">O </w:delText>
        </w:r>
      </w:del>
      <w:ins w:id="291" w:author="Guilherme Lima" w:date="2022-06-29T15:55:00Z">
        <w:r w:rsidR="00EF1936">
          <w:t>o</w:t>
        </w:r>
        <w:r w:rsidR="00EF1936">
          <w:t xml:space="preserve"> </w:t>
        </w:r>
      </w:ins>
      <w:r w:rsidR="003A7AE9">
        <w:t>número de observações de cada série temporal varia</w:t>
      </w:r>
      <w:r w:rsidR="0035010B">
        <w:t>ndo</w:t>
      </w:r>
      <w:r w:rsidR="003A7AE9">
        <w:t xml:space="preserve"> </w:t>
      </w:r>
      <w:r w:rsidR="0035010B">
        <w:t>de</w:t>
      </w:r>
      <w:r w:rsidR="003A7AE9">
        <w:t xml:space="preserve"> </w:t>
      </w:r>
      <w:r w:rsidR="00401862">
        <w:t>100, 250, 500</w:t>
      </w:r>
      <w:r w:rsidR="003A7AE9">
        <w:t xml:space="preserve"> e 1000 unidades</w:t>
      </w:r>
      <w:r w:rsidR="00007106">
        <w:t>;</w:t>
      </w:r>
      <w:r w:rsidR="003A7AE9">
        <w:t xml:space="preserve"> (ii)</w:t>
      </w:r>
      <w:r w:rsidR="00401862">
        <w:t xml:space="preserve"> </w:t>
      </w:r>
      <w:r w:rsidR="00401862" w:rsidRPr="00401862">
        <w:rPr>
          <w:b/>
          <w:bCs/>
        </w:rPr>
        <w:t>n_ma</w:t>
      </w:r>
      <w:r w:rsidR="00401862" w:rsidRPr="00A57A0D">
        <w:rPr>
          <w:b/>
          <w:bCs/>
        </w:rPr>
        <w:t>:</w:t>
      </w:r>
      <w:r w:rsidR="003A7AE9">
        <w:t xml:space="preserve"> </w:t>
      </w:r>
      <w:del w:id="292" w:author="Guilherme Lima" w:date="2022-06-29T15:55:00Z">
        <w:r w:rsidR="003A7AE9" w:rsidDel="00EF1936">
          <w:delText xml:space="preserve">Suavização </w:delText>
        </w:r>
      </w:del>
      <w:ins w:id="293" w:author="Guilherme Lima" w:date="2022-06-29T15:55:00Z">
        <w:r w:rsidR="00EF1936">
          <w:t>s</w:t>
        </w:r>
        <w:r w:rsidR="00EF1936">
          <w:t xml:space="preserve">uavização </w:t>
        </w:r>
      </w:ins>
      <w:r w:rsidR="0035010B">
        <w:t xml:space="preserve">ou não das séries temporais </w:t>
      </w:r>
      <w:r w:rsidR="003A7AE9">
        <w:t>via média móve</w:t>
      </w:r>
      <w:r w:rsidR="0035010B">
        <w:t>l</w:t>
      </w:r>
      <w:r w:rsidR="003A7AE9">
        <w:t xml:space="preserve"> </w:t>
      </w:r>
      <w:r w:rsidR="0035010B">
        <w:t xml:space="preserve">de </w:t>
      </w:r>
      <w:r w:rsidR="003A7AE9">
        <w:t>12</w:t>
      </w:r>
      <w:r w:rsidR="0035010B">
        <w:t xml:space="preserve"> períodos</w:t>
      </w:r>
      <w:r w:rsidR="00007106">
        <w:t>;</w:t>
      </w:r>
      <w:r w:rsidR="003A7AE9">
        <w:t xml:space="preserve"> (iii) </w:t>
      </w:r>
      <w:r w:rsidR="00377E63" w:rsidRPr="00377E63">
        <w:rPr>
          <w:b/>
          <w:bCs/>
        </w:rPr>
        <w:t>n_fold_ts</w:t>
      </w:r>
      <w:r w:rsidR="00377E63">
        <w:rPr>
          <w:b/>
          <w:bCs/>
        </w:rPr>
        <w:t xml:space="preserve">: </w:t>
      </w:r>
      <w:del w:id="294" w:author="Guilherme Lima" w:date="2022-06-29T15:55:00Z">
        <w:r w:rsidR="00D60963" w:rsidDel="00EF1936">
          <w:delText xml:space="preserve">Proporção </w:delText>
        </w:r>
      </w:del>
      <w:ins w:id="295" w:author="Guilherme Lima" w:date="2022-06-29T15:55:00Z">
        <w:r w:rsidR="00EF1936">
          <w:t>p</w:t>
        </w:r>
        <w:r w:rsidR="00EF1936">
          <w:t xml:space="preserve">roporção </w:t>
        </w:r>
      </w:ins>
      <w:r w:rsidR="00D60963">
        <w:t xml:space="preserve">da amostra de dados </w:t>
      </w:r>
      <w:r w:rsidR="003A7AE9">
        <w:t xml:space="preserve">reservado para </w:t>
      </w:r>
      <w:ins w:id="296" w:author="Guilherme Lima" w:date="2022-06-29T15:55:00Z">
        <w:r w:rsidR="00EF1936">
          <w:t>“</w:t>
        </w:r>
      </w:ins>
      <w:r w:rsidR="00D60963">
        <w:t>treino</w:t>
      </w:r>
      <w:ins w:id="297" w:author="Guilherme Lima" w:date="2022-06-29T15:55:00Z">
        <w:r w:rsidR="00EF1936">
          <w:t>”</w:t>
        </w:r>
      </w:ins>
      <w:r w:rsidR="00D60963">
        <w:t xml:space="preserve"> do modelo variando entre 85%, 90% e 95</w:t>
      </w:r>
      <w:r w:rsidR="00C26E65">
        <w:t>%</w:t>
      </w:r>
      <w:r w:rsidR="00D60963">
        <w:t>;</w:t>
      </w:r>
      <w:r w:rsidR="003A7AE9">
        <w:t xml:space="preserve"> (</w:t>
      </w:r>
      <w:proofErr w:type="spellStart"/>
      <w:r w:rsidR="003A7AE9">
        <w:t>iv</w:t>
      </w:r>
      <w:proofErr w:type="spellEnd"/>
      <w:r w:rsidR="003A7AE9">
        <w:t xml:space="preserve">) </w:t>
      </w:r>
      <w:proofErr w:type="spellStart"/>
      <w:r w:rsidR="00377E63" w:rsidRPr="00377E63">
        <w:rPr>
          <w:b/>
          <w:bCs/>
        </w:rPr>
        <w:t>n_ts</w:t>
      </w:r>
      <w:proofErr w:type="spellEnd"/>
      <w:r w:rsidR="00377E63" w:rsidRPr="00377E63">
        <w:rPr>
          <w:b/>
          <w:bCs/>
        </w:rPr>
        <w:t>:</w:t>
      </w:r>
      <w:r w:rsidR="00377E63">
        <w:t xml:space="preserve"> </w:t>
      </w:r>
      <w:ins w:id="298" w:author="Guilherme Lima" w:date="2022-06-29T15:55:00Z">
        <w:r w:rsidR="00EF1936">
          <w:t>o</w:t>
        </w:r>
      </w:ins>
      <w:del w:id="299" w:author="Guilherme Lima" w:date="2022-06-29T15:55:00Z">
        <w:r w:rsidR="003A7AE9" w:rsidDel="00EF1936">
          <w:delText>O</w:delText>
        </w:r>
      </w:del>
      <w:r w:rsidR="003A7AE9">
        <w:t xml:space="preserve"> número de </w:t>
      </w:r>
      <w:r w:rsidR="00377E63">
        <w:t xml:space="preserve">covariáveis </w:t>
      </w:r>
      <w:r w:rsidR="003A7AE9">
        <w:t xml:space="preserve">no sistema variando de </w:t>
      </w:r>
      <w:r w:rsidR="00377E63">
        <w:t>2</w:t>
      </w:r>
      <w:r w:rsidR="003A7AE9">
        <w:t xml:space="preserve"> a até 3 séries temporais. </w:t>
      </w:r>
    </w:p>
    <w:p w14:paraId="63FDCADE" w14:textId="3C530344" w:rsidR="003A7AE9" w:rsidRDefault="003A7AE9" w:rsidP="00921FE5">
      <w:pPr>
        <w:pStyle w:val="Mestrado"/>
        <w:ind w:firstLine="708"/>
      </w:pPr>
      <w:r>
        <w:t xml:space="preserve">A grade de parâmetros para as simulações de Monte Carlo </w:t>
      </w:r>
      <w:r w:rsidR="00007106">
        <w:t>está</w:t>
      </w:r>
      <w:r>
        <w:t xml:space="preserve"> descrita na</w:t>
      </w:r>
      <w:r w:rsidR="00C601B4">
        <w:t xml:space="preserve"> </w:t>
      </w:r>
      <w:r w:rsidR="008B2064">
        <w:t xml:space="preserve">Tabela </w:t>
      </w:r>
      <w:r w:rsidR="008B2064">
        <w:rPr>
          <w:noProof/>
        </w:rPr>
        <w:t>1</w:t>
      </w:r>
      <w:r>
        <w:t>.</w:t>
      </w:r>
    </w:p>
    <w:p w14:paraId="1A5C8E34" w14:textId="7D435DFD" w:rsidR="003A7AE9" w:rsidRDefault="003A7AE9" w:rsidP="003A7AE9">
      <w:pPr>
        <w:pStyle w:val="Legenda"/>
        <w:keepNext/>
        <w:jc w:val="center"/>
      </w:pPr>
      <w:bookmarkStart w:id="300" w:name="_Ref96785419"/>
      <w:bookmarkStart w:id="301" w:name="_Toc97798142"/>
      <w:r>
        <w:t xml:space="preserve">Tabela </w:t>
      </w:r>
      <w:r w:rsidR="006D1D97">
        <w:fldChar w:fldCharType="begin"/>
      </w:r>
      <w:r w:rsidR="006D1D97">
        <w:instrText xml:space="preserve"> SEQ Tabela \* ARABIC </w:instrText>
      </w:r>
      <w:r w:rsidR="006D1D97">
        <w:fldChar w:fldCharType="separate"/>
      </w:r>
      <w:r w:rsidR="00822889">
        <w:rPr>
          <w:noProof/>
        </w:rPr>
        <w:t>1</w:t>
      </w:r>
      <w:r w:rsidR="006D1D97">
        <w:rPr>
          <w:noProof/>
        </w:rPr>
        <w:fldChar w:fldCharType="end"/>
      </w:r>
      <w:bookmarkEnd w:id="300"/>
      <w:r>
        <w:t xml:space="preserve"> - </w:t>
      </w:r>
      <w:r w:rsidRPr="00330F19">
        <w:t>GRID</w:t>
      </w:r>
      <w:r>
        <w:t xml:space="preserve"> de parâmetros da simulação</w:t>
      </w:r>
      <w:bookmarkEnd w:id="301"/>
    </w:p>
    <w:tbl>
      <w:tblPr>
        <w:tblStyle w:val="TabeladeGrade1Clara"/>
        <w:tblW w:w="8642" w:type="dxa"/>
        <w:jc w:val="center"/>
        <w:tblLayout w:type="fixed"/>
        <w:tblLook w:val="04A0" w:firstRow="1" w:lastRow="0" w:firstColumn="1" w:lastColumn="0" w:noHBand="0" w:noVBand="1"/>
      </w:tblPr>
      <w:tblGrid>
        <w:gridCol w:w="4106"/>
        <w:gridCol w:w="1418"/>
        <w:gridCol w:w="3118"/>
      </w:tblGrid>
      <w:tr w:rsidR="003A7AE9" w14:paraId="20A5745A" w14:textId="77777777" w:rsidTr="009327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BC8156A" w14:textId="77777777" w:rsidR="003A7AE9" w:rsidRDefault="003A7AE9" w:rsidP="00460FD2">
            <w:pPr>
              <w:jc w:val="center"/>
            </w:pPr>
            <w:r>
              <w:t>Parâmetros</w:t>
            </w:r>
          </w:p>
        </w:tc>
        <w:tc>
          <w:tcPr>
            <w:tcW w:w="1418" w:type="dxa"/>
          </w:tcPr>
          <w:p w14:paraId="75EA6A02" w14:textId="48CBC6C4" w:rsidR="003A7AE9" w:rsidRDefault="00932726" w:rsidP="00460FD2">
            <w:pPr>
              <w:jc w:val="center"/>
              <w:cnfStyle w:val="100000000000" w:firstRow="1" w:lastRow="0" w:firstColumn="0" w:lastColumn="0" w:oddVBand="0" w:evenVBand="0" w:oddHBand="0" w:evenHBand="0" w:firstRowFirstColumn="0" w:firstRowLastColumn="0" w:lastRowFirstColumn="0" w:lastRowLastColumn="0"/>
            </w:pPr>
            <w:r>
              <w:t>Rótulo</w:t>
            </w:r>
          </w:p>
        </w:tc>
        <w:tc>
          <w:tcPr>
            <w:tcW w:w="3118" w:type="dxa"/>
          </w:tcPr>
          <w:p w14:paraId="3CF1BB26" w14:textId="298BC37F" w:rsidR="003A7AE9" w:rsidRDefault="003A7AE9" w:rsidP="00460FD2">
            <w:pPr>
              <w:jc w:val="center"/>
              <w:cnfStyle w:val="100000000000" w:firstRow="1" w:lastRow="0" w:firstColumn="0" w:lastColumn="0" w:oddVBand="0" w:evenVBand="0" w:oddHBand="0" w:evenHBand="0" w:firstRowFirstColumn="0" w:firstRowLastColumn="0" w:lastRowFirstColumn="0" w:lastRowLastColumn="0"/>
            </w:pPr>
            <w:r>
              <w:t>Valores</w:t>
            </w:r>
          </w:p>
        </w:tc>
      </w:tr>
      <w:tr w:rsidR="003A7AE9" w14:paraId="4E1F2769"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6D687B" w14:textId="16B7F056" w:rsidR="003A7AE9" w:rsidRPr="00A433EF" w:rsidRDefault="003A7AE9" w:rsidP="00460FD2">
            <w:pPr>
              <w:jc w:val="center"/>
              <w:rPr>
                <w:b w:val="0"/>
                <w:bCs w:val="0"/>
              </w:rPr>
            </w:pPr>
            <w:r>
              <w:rPr>
                <w:b w:val="0"/>
                <w:bCs w:val="0"/>
              </w:rPr>
              <w:t>Número de Observações</w:t>
            </w:r>
          </w:p>
        </w:tc>
        <w:tc>
          <w:tcPr>
            <w:tcW w:w="1418" w:type="dxa"/>
          </w:tcPr>
          <w:p w14:paraId="2E4DEA9C"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r w:rsidRPr="00932726">
              <w:rPr>
                <w:b/>
                <w:bCs/>
                <w:i/>
                <w:iCs/>
              </w:rPr>
              <w:t>n_obs</w:t>
            </w:r>
          </w:p>
        </w:tc>
        <w:tc>
          <w:tcPr>
            <w:tcW w:w="3118" w:type="dxa"/>
          </w:tcPr>
          <w:p w14:paraId="7E2E37C9" w14:textId="557D877D"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[1000,500,250,</w:t>
            </w:r>
            <w:r w:rsidR="00401862">
              <w:t>100</w:t>
            </w:r>
            <w:r>
              <w:t>]</w:t>
            </w:r>
          </w:p>
        </w:tc>
      </w:tr>
      <w:tr w:rsidR="003A7AE9" w14:paraId="38C60761"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C37B7B2" w14:textId="77777777" w:rsidR="003A7AE9" w:rsidRPr="00A433EF" w:rsidRDefault="003A7AE9" w:rsidP="00460FD2">
            <w:pPr>
              <w:jc w:val="center"/>
              <w:rPr>
                <w:b w:val="0"/>
                <w:bCs w:val="0"/>
              </w:rPr>
            </w:pPr>
            <w:r>
              <w:rPr>
                <w:b w:val="0"/>
                <w:bCs w:val="0"/>
              </w:rPr>
              <w:t>S</w:t>
            </w:r>
            <w:r w:rsidRPr="00A34386">
              <w:rPr>
                <w:b w:val="0"/>
                <w:bCs w:val="0"/>
              </w:rPr>
              <w:t>uavização por média móvel</w:t>
            </w:r>
          </w:p>
        </w:tc>
        <w:tc>
          <w:tcPr>
            <w:tcW w:w="1418" w:type="dxa"/>
          </w:tcPr>
          <w:p w14:paraId="208EE542" w14:textId="3772D6CB" w:rsidR="003A7AE9" w:rsidRPr="00932726" w:rsidRDefault="00401862" w:rsidP="00460FD2">
            <w:pPr>
              <w:jc w:val="center"/>
              <w:cnfStyle w:val="000000000000" w:firstRow="0" w:lastRow="0" w:firstColumn="0" w:lastColumn="0" w:oddVBand="0" w:evenVBand="0" w:oddHBand="0" w:evenHBand="0" w:firstRowFirstColumn="0" w:firstRowLastColumn="0" w:lastRowFirstColumn="0" w:lastRowLastColumn="0"/>
              <w:rPr>
                <w:b/>
                <w:bCs/>
                <w:i/>
                <w:iCs/>
              </w:rPr>
            </w:pPr>
            <w:r w:rsidRPr="00932726">
              <w:rPr>
                <w:b/>
                <w:bCs/>
                <w:i/>
                <w:iCs/>
              </w:rPr>
              <w:t>n_ma</w:t>
            </w:r>
            <w:r w:rsidR="003A7AE9" w:rsidRPr="00932726">
              <w:rPr>
                <w:b/>
                <w:bCs/>
                <w:i/>
                <w:iCs/>
              </w:rPr>
              <w:t xml:space="preserve"> </w:t>
            </w:r>
          </w:p>
        </w:tc>
        <w:tc>
          <w:tcPr>
            <w:tcW w:w="3118" w:type="dxa"/>
          </w:tcPr>
          <w:p w14:paraId="24FDD44B" w14:textId="77777777"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[0,12]</w:t>
            </w:r>
          </w:p>
        </w:tc>
      </w:tr>
      <w:tr w:rsidR="003A7AE9" w14:paraId="5D79039D"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015EEAE" w14:textId="7A43C1EF" w:rsidR="003A7AE9" w:rsidRPr="00A433EF" w:rsidRDefault="003A7AE9" w:rsidP="00460FD2">
            <w:pPr>
              <w:jc w:val="center"/>
              <w:rPr>
                <w:b w:val="0"/>
                <w:bCs w:val="0"/>
              </w:rPr>
            </w:pPr>
            <w:r>
              <w:rPr>
                <w:b w:val="0"/>
                <w:bCs w:val="0"/>
              </w:rPr>
              <w:lastRenderedPageBreak/>
              <w:t xml:space="preserve">Proporção da amostra reservada para </w:t>
            </w:r>
            <w:r w:rsidR="00D60963">
              <w:rPr>
                <w:b w:val="0"/>
                <w:bCs w:val="0"/>
              </w:rPr>
              <w:t>treino do modelo</w:t>
            </w:r>
          </w:p>
        </w:tc>
        <w:tc>
          <w:tcPr>
            <w:tcW w:w="1418" w:type="dxa"/>
          </w:tcPr>
          <w:p w14:paraId="047245E8"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r w:rsidRPr="00932726">
              <w:rPr>
                <w:b/>
                <w:bCs/>
                <w:i/>
                <w:iCs/>
              </w:rPr>
              <w:t>n_fold_ts</w:t>
            </w:r>
          </w:p>
        </w:tc>
        <w:tc>
          <w:tcPr>
            <w:tcW w:w="3118" w:type="dxa"/>
          </w:tcPr>
          <w:p w14:paraId="2EF08DB4" w14:textId="4620A97E"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D60963">
              <w:t>8</w:t>
            </w:r>
            <w:r>
              <w:t>5%,</w:t>
            </w:r>
            <w:r w:rsidR="00D60963">
              <w:t>90</w:t>
            </w:r>
            <w:r>
              <w:t>%,</w:t>
            </w:r>
            <w:r w:rsidR="00D60963">
              <w:t>9</w:t>
            </w:r>
            <w:r>
              <w:t>5%]</w:t>
            </w:r>
          </w:p>
        </w:tc>
      </w:tr>
      <w:tr w:rsidR="003A7AE9" w14:paraId="56B2486E"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8C73FB" w14:textId="1C9756CA" w:rsidR="003A7AE9" w:rsidRPr="00A433EF" w:rsidRDefault="003A7AE9" w:rsidP="00460FD2">
            <w:pPr>
              <w:jc w:val="center"/>
              <w:rPr>
                <w:b w:val="0"/>
                <w:bCs w:val="0"/>
              </w:rPr>
            </w:pPr>
            <w:r w:rsidRPr="00A34386">
              <w:rPr>
                <w:b w:val="0"/>
                <w:bCs w:val="0"/>
              </w:rPr>
              <w:t xml:space="preserve">Número de </w:t>
            </w:r>
            <w:r w:rsidR="00A4635A">
              <w:rPr>
                <w:b w:val="0"/>
                <w:bCs w:val="0"/>
              </w:rPr>
              <w:t>Variáveis</w:t>
            </w:r>
          </w:p>
        </w:tc>
        <w:tc>
          <w:tcPr>
            <w:tcW w:w="1418" w:type="dxa"/>
          </w:tcPr>
          <w:p w14:paraId="554A24C5"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r w:rsidRPr="00932726">
              <w:rPr>
                <w:b/>
                <w:bCs/>
                <w:i/>
                <w:iCs/>
              </w:rPr>
              <w:t>n_ts</w:t>
            </w:r>
          </w:p>
        </w:tc>
        <w:tc>
          <w:tcPr>
            <w:tcW w:w="3118" w:type="dxa"/>
          </w:tcPr>
          <w:p w14:paraId="18718970" w14:textId="35264259"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377E63">
              <w:t>2,3</w:t>
            </w:r>
            <w:r>
              <w:t>]</w:t>
            </w:r>
          </w:p>
        </w:tc>
      </w:tr>
    </w:tbl>
    <w:p w14:paraId="7FB41B4F" w14:textId="77777777" w:rsidR="00007106" w:rsidRDefault="00007106" w:rsidP="00A63E95"/>
    <w:p w14:paraId="4BDA07D4" w14:textId="3BE46145" w:rsidR="00364EC2" w:rsidRDefault="00310011" w:rsidP="00921FE5">
      <w:pPr>
        <w:pStyle w:val="Mestrado"/>
        <w:ind w:firstLine="708"/>
      </w:pPr>
      <w:r>
        <w:t xml:space="preserve">Para cada </w:t>
      </w:r>
      <w:r w:rsidR="00007106">
        <w:t>conjunto</w:t>
      </w:r>
      <w:r>
        <w:t xml:space="preserve"> de parâmetros da grade</w:t>
      </w:r>
      <w:r w:rsidR="0035010B">
        <w:t xml:space="preserve"> da</w:t>
      </w:r>
      <w:r w:rsidR="00A63E95">
        <w:t xml:space="preserve"> Tabela </w:t>
      </w:r>
      <w:r w:rsidR="00A63E95">
        <w:rPr>
          <w:noProof/>
        </w:rPr>
        <w:t>1</w:t>
      </w:r>
      <w:r>
        <w:t xml:space="preserve"> foram gerad</w:t>
      </w:r>
      <w:r w:rsidR="0035010B">
        <w:t>o</w:t>
      </w:r>
      <w:r>
        <w:t xml:space="preserve">s 1000 conjuntos de dados para </w:t>
      </w:r>
      <w:r w:rsidR="00007106">
        <w:t xml:space="preserve">estimação e </w:t>
      </w:r>
      <w:r>
        <w:t xml:space="preserve">validação </w:t>
      </w:r>
      <w:r w:rsidR="0035010B">
        <w:t>d</w:t>
      </w:r>
      <w:r w:rsidR="00007106">
        <w:t>os</w:t>
      </w:r>
      <w:r w:rsidR="0035010B">
        <w:t xml:space="preserve"> modelos</w:t>
      </w:r>
      <w:r>
        <w:t xml:space="preserve">. </w:t>
      </w:r>
      <w:r w:rsidR="00007106">
        <w:t xml:space="preserve">Para os testes </w:t>
      </w:r>
      <w:r w:rsidR="006C6418">
        <w:t>de hipótese</w:t>
      </w:r>
      <w:r w:rsidR="00A872FF">
        <w:t xml:space="preserve"> </w:t>
      </w:r>
      <w:r w:rsidR="00007106">
        <w:t xml:space="preserve">foi utilizado </w:t>
      </w:r>
      <w:r w:rsidR="006C6418">
        <w:t>um nível</w:t>
      </w:r>
      <w:r>
        <w:t xml:space="preserve"> de confiança de 95</w:t>
      </w:r>
      <w:r w:rsidR="00A872FF">
        <w:t>%</w:t>
      </w:r>
      <w:r>
        <w:t xml:space="preserve">. </w:t>
      </w:r>
      <w:r w:rsidR="00364EC2">
        <w:t xml:space="preserve">A grade de parâmetros fixos para as simulações é descrita </w:t>
      </w:r>
      <w:r w:rsidR="00A63E95">
        <w:t xml:space="preserve">na Tabela </w:t>
      </w:r>
      <w:r w:rsidR="00A63E95">
        <w:rPr>
          <w:noProof/>
        </w:rPr>
        <w:t>2</w:t>
      </w:r>
      <w:r w:rsidR="00A63E95">
        <w:t>.</w:t>
      </w:r>
    </w:p>
    <w:p w14:paraId="73EE9700" w14:textId="2D792156" w:rsidR="00A63E95" w:rsidRDefault="00A63E95" w:rsidP="00A63E95">
      <w:pPr>
        <w:pStyle w:val="Legenda"/>
        <w:keepNext/>
        <w:jc w:val="center"/>
      </w:pPr>
      <w:bookmarkStart w:id="302" w:name="_Ref96785472"/>
      <w:bookmarkStart w:id="303" w:name="_Toc97798143"/>
      <w:r>
        <w:t xml:space="preserve">Tabela </w:t>
      </w:r>
      <w:r w:rsidR="006D1D97">
        <w:fldChar w:fldCharType="begin"/>
      </w:r>
      <w:r w:rsidR="006D1D97">
        <w:instrText xml:space="preserve"> SEQ Tabela \* ARABIC </w:instrText>
      </w:r>
      <w:r w:rsidR="006D1D97">
        <w:fldChar w:fldCharType="separate"/>
      </w:r>
      <w:r w:rsidR="00822889">
        <w:rPr>
          <w:noProof/>
        </w:rPr>
        <w:t>2</w:t>
      </w:r>
      <w:r w:rsidR="006D1D97">
        <w:rPr>
          <w:noProof/>
        </w:rPr>
        <w:fldChar w:fldCharType="end"/>
      </w:r>
      <w:bookmarkEnd w:id="302"/>
      <w:r>
        <w:t xml:space="preserve"> - </w:t>
      </w:r>
      <w:r w:rsidRPr="00452ECD">
        <w:t>Parâmetros fixos da simulação</w:t>
      </w:r>
      <w:bookmarkEnd w:id="303"/>
    </w:p>
    <w:tbl>
      <w:tblPr>
        <w:tblStyle w:val="TabeladeGrade1Clara"/>
        <w:tblW w:w="8642" w:type="dxa"/>
        <w:jc w:val="center"/>
        <w:tblLayout w:type="fixed"/>
        <w:tblLook w:val="04A0" w:firstRow="1" w:lastRow="0" w:firstColumn="1" w:lastColumn="0" w:noHBand="0" w:noVBand="1"/>
      </w:tblPr>
      <w:tblGrid>
        <w:gridCol w:w="5949"/>
        <w:gridCol w:w="2693"/>
      </w:tblGrid>
      <w:tr w:rsidR="00310011" w14:paraId="6FA1D3EB" w14:textId="77777777" w:rsidTr="00310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066B3B3E" w14:textId="77777777" w:rsidR="00310011" w:rsidRDefault="00310011" w:rsidP="00460FD2">
            <w:pPr>
              <w:jc w:val="center"/>
            </w:pPr>
            <w:r>
              <w:t>Parâmetros</w:t>
            </w:r>
          </w:p>
        </w:tc>
        <w:tc>
          <w:tcPr>
            <w:tcW w:w="2693" w:type="dxa"/>
          </w:tcPr>
          <w:p w14:paraId="6F140F74" w14:textId="2F0D0E93" w:rsidR="00310011" w:rsidRDefault="00310011" w:rsidP="00460FD2">
            <w:pPr>
              <w:jc w:val="center"/>
              <w:cnfStyle w:val="100000000000" w:firstRow="1" w:lastRow="0" w:firstColumn="0" w:lastColumn="0" w:oddVBand="0" w:evenVBand="0" w:oddHBand="0" w:evenHBand="0" w:firstRowFirstColumn="0" w:firstRowLastColumn="0" w:lastRowFirstColumn="0" w:lastRowLastColumn="0"/>
            </w:pPr>
            <w:r>
              <w:t>Valor</w:t>
            </w:r>
          </w:p>
        </w:tc>
      </w:tr>
      <w:tr w:rsidR="00310011" w14:paraId="67A0516B"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E4BC519" w14:textId="5516E196" w:rsidR="00310011" w:rsidRPr="00A433EF" w:rsidRDefault="00310011" w:rsidP="00460FD2">
            <w:pPr>
              <w:jc w:val="center"/>
              <w:rPr>
                <w:b w:val="0"/>
                <w:bCs w:val="0"/>
              </w:rPr>
            </w:pPr>
            <w:r>
              <w:rPr>
                <w:b w:val="0"/>
                <w:bCs w:val="0"/>
              </w:rPr>
              <w:t>Número de iterações por conjunto de parâmetros</w:t>
            </w:r>
          </w:p>
        </w:tc>
        <w:tc>
          <w:tcPr>
            <w:tcW w:w="2693" w:type="dxa"/>
          </w:tcPr>
          <w:p w14:paraId="2BE41257" w14:textId="733ECA2B"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1000</w:t>
            </w:r>
          </w:p>
        </w:tc>
      </w:tr>
      <w:tr w:rsidR="00310011" w14:paraId="2D5D005A"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0C607075" w14:textId="77F3EC84" w:rsidR="00310011" w:rsidRPr="00A433EF" w:rsidRDefault="00310011" w:rsidP="00460FD2">
            <w:pPr>
              <w:jc w:val="center"/>
              <w:rPr>
                <w:b w:val="0"/>
                <w:bCs w:val="0"/>
              </w:rPr>
            </w:pPr>
            <w:r>
              <w:rPr>
                <w:b w:val="0"/>
                <w:bCs w:val="0"/>
              </w:rPr>
              <w:t>Semente Inicial do Processo</w:t>
            </w:r>
          </w:p>
        </w:tc>
        <w:tc>
          <w:tcPr>
            <w:tcW w:w="2693" w:type="dxa"/>
          </w:tcPr>
          <w:p w14:paraId="2E9BE2EA" w14:textId="0861C4FC"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2022</w:t>
            </w:r>
          </w:p>
        </w:tc>
      </w:tr>
      <w:tr w:rsidR="00310011" w14:paraId="682618B7"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63E35243" w14:textId="2784D714" w:rsidR="00310011" w:rsidRPr="00A433EF" w:rsidRDefault="00310011" w:rsidP="00460FD2">
            <w:pPr>
              <w:jc w:val="center"/>
              <w:rPr>
                <w:b w:val="0"/>
                <w:bCs w:val="0"/>
              </w:rPr>
            </w:pPr>
            <w:r>
              <w:rPr>
                <w:b w:val="0"/>
                <w:bCs w:val="0"/>
              </w:rPr>
              <w:t>Nível de Confiança usada nos Testes de Hipótese</w:t>
            </w:r>
          </w:p>
        </w:tc>
        <w:tc>
          <w:tcPr>
            <w:tcW w:w="2693" w:type="dxa"/>
          </w:tcPr>
          <w:p w14:paraId="49C00FAC" w14:textId="479F0F24"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95%</w:t>
            </w:r>
          </w:p>
        </w:tc>
      </w:tr>
    </w:tbl>
    <w:p w14:paraId="2168FCEC" w14:textId="50373E0D" w:rsidR="00364EC2" w:rsidRDefault="00364EC2" w:rsidP="00C9627B">
      <w:r>
        <w:t xml:space="preserve"> </w:t>
      </w:r>
    </w:p>
    <w:p w14:paraId="3F2102C5" w14:textId="2BB2E5B5" w:rsidR="00364EC2" w:rsidRDefault="004C55D9" w:rsidP="00921FE5">
      <w:pPr>
        <w:pStyle w:val="Mestrado"/>
        <w:ind w:firstLine="708"/>
      </w:pPr>
      <w:r>
        <w:t>Dado os conjuntos de parâmetros acima, para cada iteração</w:t>
      </w:r>
      <w:r w:rsidR="006C6418">
        <w:t xml:space="preserve"> do processo</w:t>
      </w:r>
      <w:r>
        <w:t xml:space="preserve"> é selecionada uma combinação</w:t>
      </w:r>
      <w:r w:rsidR="006B36FB">
        <w:t xml:space="preserve"> de variáveis e iniciad</w:t>
      </w:r>
      <w:r w:rsidR="006C6418">
        <w:t>a</w:t>
      </w:r>
      <w:r w:rsidR="006B36FB">
        <w:t xml:space="preserve"> </w:t>
      </w:r>
      <w:r w:rsidR="00096872">
        <w:t>a simulação</w:t>
      </w:r>
      <w:r w:rsidR="006B36FB">
        <w:t xml:space="preserve">. A primeira etapa da estrutura de repetição atualizar a semente do processo (somada </w:t>
      </w:r>
      <w:r w:rsidR="006C6418">
        <w:t xml:space="preserve">em </w:t>
      </w:r>
      <w:r w:rsidR="006B36FB">
        <w:t xml:space="preserve">uma unidade) para </w:t>
      </w:r>
      <w:r w:rsidR="00EA1667">
        <w:t xml:space="preserve">mitigar </w:t>
      </w:r>
      <w:r w:rsidR="006B36FB">
        <w:t xml:space="preserve">o risco de séries iguais serem geradas. Dada </w:t>
      </w:r>
      <w:r w:rsidR="0077776E">
        <w:t>uma</w:t>
      </w:r>
      <w:r w:rsidR="006B36FB">
        <w:t xml:space="preserve"> nova semente o algoritmo gera o conjunto de dados cointegrado.</w:t>
      </w:r>
    </w:p>
    <w:p w14:paraId="09232A12" w14:textId="209E4DA7" w:rsidR="0042407D" w:rsidRDefault="0042407D" w:rsidP="00921FE5">
      <w:pPr>
        <w:pStyle w:val="Mestrado"/>
        <w:ind w:firstLine="708"/>
        <w:rPr>
          <w:rFonts w:eastAsiaTheme="minorEastAsia"/>
        </w:rPr>
      </w:pPr>
      <w:r>
        <w:t xml:space="preserve">A simulação do sistema de dados cointegrados foi realizada seguindo o procedimento descrito na sessão 12.2.4 de </w:t>
      </w:r>
      <w:r w:rsidR="00DA00E6">
        <w:t xml:space="preserve">modelagem de séries financeiras de </w:t>
      </w:r>
      <w:r>
        <w:t>Zivot &amp; Wang (2006).</w:t>
      </w:r>
      <w:r w:rsidR="00DA00E6">
        <w:t xml:space="preserve"> Os sistemas cointegrados podem ser simulados utilizando a representação triangular proposta por Phillips, P.C.B. (1991). Por </w:t>
      </w:r>
      <w:r w:rsidR="00EE44A7">
        <w:t>exemplo,</w:t>
      </w:r>
      <w:r w:rsidR="00DA00E6">
        <w:t xml:space="preserve"> um sistema cointegrado bivariado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oMath>
      <w:r w:rsidR="00EE44A7">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oMath>
      <w:r w:rsidR="00EE44A7">
        <w:rPr>
          <w:rFonts w:eastAsiaTheme="minorEastAsia"/>
        </w:rPr>
        <w:t xml:space="preserve"> tem a sua representação seguindo a Equação 10:</w:t>
      </w:r>
    </w:p>
    <w:p w14:paraId="27AA29E1" w14:textId="3111D138" w:rsidR="00EE44A7" w:rsidRDefault="00C3551A" w:rsidP="00921FE5">
      <w:pPr>
        <w:pStyle w:val="Mestrado"/>
        <w:ind w:firstLine="708"/>
      </w:pPr>
      <m:oMathPara>
        <m:oMath>
          <m:r>
            <w:rPr>
              <w:rFonts w:ascii="Cambria Math" w:hAnsi="Cambria Math"/>
            </w:rPr>
            <m:t>Sistema Cointegrado Bivariado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(10)</m:t>
          </m:r>
        </m:oMath>
      </m:oMathPara>
    </w:p>
    <w:p w14:paraId="216F82D8" w14:textId="1AAE430D" w:rsidR="008D46B3" w:rsidRDefault="00EE44A7" w:rsidP="008D46B3">
      <w:pPr>
        <w:pStyle w:val="Mestrado"/>
        <w:ind w:firstLine="708"/>
        <w:rPr>
          <w:rFonts w:eastAsiaTheme="minorEastAsia"/>
        </w:rPr>
      </w:pPr>
      <w:r>
        <w:t xml:space="preserve">A primeira equação descreve </w:t>
      </w:r>
      <w:r w:rsidR="00C3551A">
        <w:t>a relação de equilíbrio de longo prazo com um termo de perturbação I(0). A secunda equação especifica uma tendência estocástica comum e também um termo de perturbação I(0).</w:t>
      </w:r>
      <w:r w:rsidR="008D46B3">
        <w:t xml:space="preserve"> Um sistema cointegrado trivariado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oMath>
      <w:r w:rsidR="008D46B3">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hAnsi="Cambria Math"/>
          </w:rPr>
          <m:t>)</m:t>
        </m:r>
      </m:oMath>
      <w:r w:rsidR="008D46B3">
        <w:rPr>
          <w:rFonts w:eastAsiaTheme="minorEastAsia"/>
        </w:rPr>
        <w:t xml:space="preserve"> tem a sua representação seguindo a Equação 11:</w:t>
      </w:r>
    </w:p>
    <w:p w14:paraId="2598CFD4" w14:textId="75F2636A" w:rsidR="00B90163" w:rsidRDefault="008D46B3" w:rsidP="00802FDD">
      <w:pPr>
        <w:pStyle w:val="Mestrado"/>
        <w:ind w:firstLine="708"/>
      </w:pPr>
      <m:oMathPara>
        <m:oMath>
          <m:r>
            <w:rPr>
              <w:rFonts w:ascii="Cambria Math" w:hAnsi="Cambria Math"/>
            </w:rPr>
            <w:lastRenderedPageBreak/>
            <m:t>Sistema Cointegrado Trivariado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0</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(11)</m:t>
          </m:r>
        </m:oMath>
      </m:oMathPara>
    </w:p>
    <w:p w14:paraId="2657525F" w14:textId="77777777" w:rsidR="00802FDD" w:rsidRDefault="00802FDD" w:rsidP="00921FE5">
      <w:pPr>
        <w:pStyle w:val="Mestrado"/>
        <w:ind w:firstLine="708"/>
      </w:pPr>
    </w:p>
    <w:p w14:paraId="2AC1AE57" w14:textId="0EE8238D" w:rsidR="00592FD7" w:rsidRDefault="00096872" w:rsidP="00921FE5">
      <w:pPr>
        <w:pStyle w:val="Mestrado"/>
        <w:ind w:firstLine="708"/>
      </w:pPr>
      <w:r>
        <w:t>Após gerar as séries</w:t>
      </w:r>
      <w:r w:rsidR="00E9313E">
        <w:t xml:space="preserve"> </w:t>
      </w:r>
      <w:r>
        <w:t xml:space="preserve">cointegradas </w:t>
      </w:r>
      <w:r w:rsidR="00E9313E">
        <w:t>foram</w:t>
      </w:r>
      <w:r>
        <w:t xml:space="preserve"> realizados dois testes</w:t>
      </w:r>
      <w:r w:rsidR="00E86439">
        <w:t xml:space="preserve"> </w:t>
      </w:r>
      <w:ins w:id="304" w:author="Guilherme Lima" w:date="2022-06-29T15:58:00Z">
        <w:r w:rsidR="00EF1936">
          <w:t xml:space="preserve">sobre as </w:t>
        </w:r>
      </w:ins>
      <w:del w:id="305" w:author="Guilherme Lima" w:date="2022-06-29T15:58:00Z">
        <w:r w:rsidR="00E86439" w:rsidDel="00EF1936">
          <w:delText xml:space="preserve">de </w:delText>
        </w:r>
      </w:del>
      <w:r w:rsidR="00E86439">
        <w:t>hipótese</w:t>
      </w:r>
      <w:ins w:id="306" w:author="Guilherme Lima" w:date="2022-06-29T15:58:00Z">
        <w:r w:rsidR="00EF1936">
          <w:t>s de</w:t>
        </w:r>
      </w:ins>
      <w:del w:id="307" w:author="Guilherme Lima" w:date="2022-06-29T15:58:00Z">
        <w:r w:rsidR="00E86439" w:rsidDel="00EF1936">
          <w:delText>: um para</w:delText>
        </w:r>
      </w:del>
      <w:r w:rsidR="00E86439">
        <w:t xml:space="preserve"> </w:t>
      </w:r>
      <w:proofErr w:type="spellStart"/>
      <w:r w:rsidR="00E86439">
        <w:t>estacionariedade</w:t>
      </w:r>
      <w:proofErr w:type="spellEnd"/>
      <w:r w:rsidR="00E86439">
        <w:t xml:space="preserve"> e </w:t>
      </w:r>
      <w:ins w:id="308" w:author="Guilherme Lima" w:date="2022-06-29T15:58:00Z">
        <w:r w:rsidR="00EF1936">
          <w:t>de</w:t>
        </w:r>
      </w:ins>
      <w:del w:id="309" w:author="Guilherme Lima" w:date="2022-06-29T15:58:00Z">
        <w:r w:rsidR="00E86439" w:rsidDel="00EF1936">
          <w:delText>o outro para</w:delText>
        </w:r>
      </w:del>
      <w:r w:rsidR="00E86439">
        <w:t xml:space="preserve"> </w:t>
      </w:r>
      <w:proofErr w:type="spellStart"/>
      <w:r w:rsidR="00E86439">
        <w:t>cointegração</w:t>
      </w:r>
      <w:proofErr w:type="spellEnd"/>
      <w:r w:rsidR="00E9313E">
        <w:t xml:space="preserve">. </w:t>
      </w:r>
    </w:p>
    <w:p w14:paraId="13D4873F" w14:textId="5E562B22" w:rsidR="00E86439" w:rsidRDefault="00E86439" w:rsidP="00921FE5">
      <w:pPr>
        <w:pStyle w:val="Mestrado"/>
        <w:ind w:firstLine="708"/>
      </w:pPr>
      <w:r>
        <w:t>O teste</w:t>
      </w:r>
      <w:r w:rsidR="00096872">
        <w:t xml:space="preserve"> de estacionariedade </w:t>
      </w:r>
      <w:r>
        <w:t xml:space="preserve">escolhido foi o </w:t>
      </w:r>
      <w:r w:rsidR="00E9313E">
        <w:t xml:space="preserve">Teste </w:t>
      </w:r>
      <w:r w:rsidR="00096872">
        <w:t xml:space="preserve">de </w:t>
      </w:r>
      <w:r w:rsidR="00096872" w:rsidRPr="00096872">
        <w:t xml:space="preserve">Dickey–Fuller </w:t>
      </w:r>
      <w:r w:rsidR="00096872">
        <w:t>Aumentado (</w:t>
      </w:r>
      <w:r w:rsidR="00096872" w:rsidRPr="00096872">
        <w:t>Hatanaka</w:t>
      </w:r>
      <w:r w:rsidR="00096872">
        <w:t xml:space="preserve">, </w:t>
      </w:r>
      <w:r w:rsidR="00096872" w:rsidRPr="00096872">
        <w:t>1996)</w:t>
      </w:r>
      <w:r w:rsidR="00E9313E">
        <w:t>,</w:t>
      </w:r>
      <w:r>
        <w:t xml:space="preserve"> </w:t>
      </w:r>
      <w:r w:rsidR="00096872">
        <w:t xml:space="preserve">mais conhecido como teste ADF. Para que </w:t>
      </w:r>
      <w:r>
        <w:t>o fluxo de</w:t>
      </w:r>
      <w:r w:rsidR="00096872">
        <w:t xml:space="preserve"> modelagem continue é necessário que todas as séries simuladas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e </m:t>
        </m:r>
        <m:sSub>
          <m:sSubPr>
            <m:ctrlPr>
              <w:rPr>
                <w:rFonts w:ascii="Cambria Math" w:hAnsi="Cambria Math"/>
                <w:i/>
              </w:rPr>
            </m:ctrlPr>
          </m:sSubPr>
          <m:e>
            <m:r>
              <w:rPr>
                <w:rFonts w:ascii="Cambria Math" w:hAnsi="Cambria Math"/>
              </w:rPr>
              <m:t>Y</m:t>
            </m:r>
          </m:e>
          <m:sub>
            <m:r>
              <w:rPr>
                <w:rFonts w:ascii="Cambria Math" w:hAnsi="Cambria Math"/>
              </w:rPr>
              <m:t>3</m:t>
            </m:r>
          </m:sub>
        </m:sSub>
      </m:oMath>
      <w:r w:rsidR="00096872">
        <w:t xml:space="preserve"> sejam I(1), ou seja, integradas de ordem um. Caso essa condição seja satisfeita a um nível de confiança de 95% o algoritmo continua para a próxima etapa</w:t>
      </w:r>
      <w:r w:rsidR="00E9313E">
        <w:t xml:space="preserve">. Caso contrário </w:t>
      </w:r>
      <w:r>
        <w:t>é</w:t>
      </w:r>
      <w:r w:rsidR="00096872">
        <w:t xml:space="preserve"> gerado um novo conjunto de dados cointegrados até que essa condição seja satisfeita.</w:t>
      </w:r>
    </w:p>
    <w:p w14:paraId="11DA3434" w14:textId="14A69DF2" w:rsidR="00096872" w:rsidRDefault="00096872" w:rsidP="00921FE5">
      <w:pPr>
        <w:pStyle w:val="Mestrado"/>
        <w:ind w:firstLine="708"/>
      </w:pPr>
      <w:r>
        <w:t xml:space="preserve">A próxima etapa do processo </w:t>
      </w:r>
      <w:r w:rsidR="00D9588D">
        <w:t>é validar se as séries são cointegradas</w:t>
      </w:r>
      <w:r w:rsidR="004A3AD8">
        <w:t xml:space="preserve"> utilizando as estatísticas dos </w:t>
      </w:r>
      <w:r w:rsidR="00D9588D">
        <w:t>autovalores e autovetores de</w:t>
      </w:r>
      <w:r w:rsidR="00E86439">
        <w:t xml:space="preserve"> Johansen</w:t>
      </w:r>
      <w:r w:rsidR="00D9588D">
        <w:t xml:space="preserve"> </w:t>
      </w:r>
      <w:r w:rsidR="00D9588D">
        <w:fldChar w:fldCharType="begin" w:fldLock="1"/>
      </w:r>
      <w:r w:rsidR="00F1636A">
        <w:instrText>ADDIN CSL_CITATION {"citationItems":[{"id":"ITEM-1","itemData":{"DOI":"10.1017/CBO9781107415324.004","ISBN":"9788578110796","ISSN":"1098-6596","PMID":"25246403","author":[{"dropping-particle":"","family":"Søren","given":"Johansen","non-dropping-particle":"","parse-names":false,"suffix":""}],"container-title":"Econometrica","id":"ITEM-1","issue":"6","issued":{"date-parts":[["1991"]]},"page":"1551-1580","title":"Estimation and Hypothesis Testing of Cointegration Vectors in Gaussian Vector Autoregressive Models","type":"article-journal","volume":"59"},"uris":["http://www.mendeley.com/documents/?uuid=0572041c-3f34-40f5-b9c5-944fbab18373"]}],"mendeley":{"formattedCitation":"(Søren, 1991)","plainTextFormattedCitation":"(Søren, 1991)","previouslyFormattedCitation":"(Søren, 1991)"},"properties":{"noteIndex":0},"schema":"https://github.com/citation-style-language/schema/raw/master/csl-citation.json"}</w:instrText>
      </w:r>
      <w:r w:rsidR="00D9588D">
        <w:fldChar w:fldCharType="separate"/>
      </w:r>
      <w:r w:rsidR="00706204" w:rsidRPr="00706204">
        <w:rPr>
          <w:noProof/>
        </w:rPr>
        <w:t>(Søren, 1991)</w:t>
      </w:r>
      <w:r w:rsidR="00D9588D">
        <w:fldChar w:fldCharType="end"/>
      </w:r>
      <w:r w:rsidR="00D9588D">
        <w:t xml:space="preserve">. </w:t>
      </w:r>
      <w:r w:rsidR="00F86AEF">
        <w:t xml:space="preserve">Se a relação de cointegração não for satisfeita a nível de confiança de 95% </w:t>
      </w:r>
      <w:r w:rsidR="00E86439">
        <w:t>é gerado um novo conjunto de dados cointegrados até que essa condição seja satisfeita</w:t>
      </w:r>
      <w:r w:rsidR="00F86AEF">
        <w:t>.</w:t>
      </w:r>
      <w:r w:rsidR="00592FD7">
        <w:t xml:space="preserve"> </w:t>
      </w:r>
      <w:r w:rsidR="00592FD7" w:rsidRPr="00592FD7">
        <w:t>O intuito desta validação é selecionar apenas as séries que cumpririam as condições necessárias em uma análise empírica de cointegração.</w:t>
      </w:r>
    </w:p>
    <w:p w14:paraId="72C205CE" w14:textId="77777777" w:rsidR="00827301" w:rsidRDefault="00827301" w:rsidP="00921FE5">
      <w:pPr>
        <w:pStyle w:val="Mestrado"/>
        <w:ind w:firstLine="708"/>
      </w:pPr>
    </w:p>
    <w:p w14:paraId="65FAD586" w14:textId="19D0CED0" w:rsidR="00B86EFB" w:rsidRDefault="00B86EFB" w:rsidP="000170CF">
      <w:pPr>
        <w:pStyle w:val="Ttulo1"/>
        <w:numPr>
          <w:ilvl w:val="1"/>
          <w:numId w:val="7"/>
        </w:numPr>
      </w:pPr>
      <w:bookmarkStart w:id="310" w:name="_Toc106614871"/>
      <w:r>
        <w:t>Validação dos Modelos</w:t>
      </w:r>
      <w:bookmarkEnd w:id="310"/>
    </w:p>
    <w:p w14:paraId="5FFC1D3F" w14:textId="77777777" w:rsidR="00B86EFB" w:rsidRDefault="00B86EFB" w:rsidP="00921FE5">
      <w:pPr>
        <w:pStyle w:val="Mestrado"/>
        <w:ind w:firstLine="708"/>
      </w:pPr>
    </w:p>
    <w:p w14:paraId="4316A140" w14:textId="415E76B0" w:rsidR="002D7794" w:rsidRDefault="002D7794" w:rsidP="00921FE5">
      <w:pPr>
        <w:pStyle w:val="Mestrado"/>
        <w:ind w:firstLine="708"/>
      </w:pPr>
      <w:r>
        <w:t xml:space="preserve">Para validar a capacidade preditiva dos modelos foi utilizada a metodologia de validação fora da </w:t>
      </w:r>
      <w:r w:rsidR="00EB7B97">
        <w:t>amostra: f</w:t>
      </w:r>
      <w:r>
        <w:t xml:space="preserve">oram separados conjuntos de dados de treino e teste para validar os resultados preditivos dos modelos variando o tamanho do período de teste conforme Figura </w:t>
      </w:r>
      <w:r>
        <w:rPr>
          <w:noProof/>
        </w:rPr>
        <w:t>1</w:t>
      </w:r>
      <w:r>
        <w:t xml:space="preserve">. </w:t>
      </w:r>
    </w:p>
    <w:p w14:paraId="36E25630" w14:textId="77777777" w:rsidR="00E1000F" w:rsidRDefault="00E1000F" w:rsidP="002D7794"/>
    <w:p w14:paraId="5634DC1B" w14:textId="77777777" w:rsidR="002D7794" w:rsidRDefault="002D7794" w:rsidP="002D7794">
      <w:pPr>
        <w:jc w:val="center"/>
      </w:pPr>
      <w:r>
        <w:rPr>
          <w:noProof/>
        </w:rPr>
        <w:lastRenderedPageBreak/>
        <w:drawing>
          <wp:inline distT="0" distB="0" distL="0" distR="0" wp14:anchorId="18A1A963" wp14:editId="0CEC07EB">
            <wp:extent cx="3102761" cy="116089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9964" cy="1174809"/>
                    </a:xfrm>
                    <a:prstGeom prst="rect">
                      <a:avLst/>
                    </a:prstGeom>
                    <a:noFill/>
                    <a:ln>
                      <a:noFill/>
                    </a:ln>
                  </pic:spPr>
                </pic:pic>
              </a:graphicData>
            </a:graphic>
          </wp:inline>
        </w:drawing>
      </w:r>
    </w:p>
    <w:p w14:paraId="44ECD911" w14:textId="4529AFC6" w:rsidR="002D7794" w:rsidRDefault="002D7794" w:rsidP="002D7794">
      <w:pPr>
        <w:pStyle w:val="Legenda"/>
        <w:jc w:val="center"/>
      </w:pPr>
      <w:bookmarkStart w:id="311" w:name="_Toc97798129"/>
      <w:r>
        <w:t xml:space="preserve">Figura </w:t>
      </w:r>
      <w:r w:rsidR="006D1D97">
        <w:fldChar w:fldCharType="begin"/>
      </w:r>
      <w:r w:rsidR="006D1D97">
        <w:instrText xml:space="preserve"> SEQ Figura \* ARABIC </w:instrText>
      </w:r>
      <w:r w:rsidR="006D1D97">
        <w:fldChar w:fldCharType="separate"/>
      </w:r>
      <w:r w:rsidR="005636CE">
        <w:rPr>
          <w:noProof/>
        </w:rPr>
        <w:t>1</w:t>
      </w:r>
      <w:r w:rsidR="006D1D97">
        <w:rPr>
          <w:noProof/>
        </w:rPr>
        <w:fldChar w:fldCharType="end"/>
      </w:r>
      <w:r>
        <w:t xml:space="preserve"> - Estratégia de Validação Fora da Amostra Validation</w:t>
      </w:r>
      <w:bookmarkEnd w:id="311"/>
    </w:p>
    <w:p w14:paraId="6A18BBD9" w14:textId="634A042A" w:rsidR="002D7794" w:rsidRDefault="002D7794" w:rsidP="00921FE5">
      <w:pPr>
        <w:pStyle w:val="Mestrado"/>
        <w:ind w:firstLine="360"/>
      </w:pPr>
      <w:r>
        <w:t xml:space="preserve">A validação fora da amostra é essencial para saber se o modelo proposto está realmente generalizando de forma adequada </w:t>
      </w:r>
      <w:r w:rsidR="00592FD7">
        <w:t>a</w:t>
      </w:r>
      <w:r>
        <w:t>os dados ou está somente fazendo um ajuste nos dados de treinamento sem que este reflita em performance nos períodos de teste. O tamanho da amostra de teste será definido como um parâmetro da simulação. Para tal foram reservados entre 5%</w:t>
      </w:r>
      <w:r w:rsidR="00EB7B97">
        <w:t xml:space="preserve">, 10% </w:t>
      </w:r>
      <w:r>
        <w:t>e 15% de todo o conjunto de dados mais recente para validar o modelo.</w:t>
      </w:r>
    </w:p>
    <w:p w14:paraId="6230C8E3" w14:textId="536E9A00" w:rsidR="002D7794" w:rsidRPr="00EA1667" w:rsidRDefault="002D7794" w:rsidP="00EA1667">
      <w:pPr>
        <w:pStyle w:val="Mestrado"/>
        <w:ind w:firstLine="360"/>
      </w:pPr>
      <w:r w:rsidRPr="00EA1667">
        <w:t xml:space="preserve">Após </w:t>
      </w:r>
      <w:r w:rsidR="00EA1667">
        <w:t xml:space="preserve">a </w:t>
      </w:r>
      <w:r w:rsidRPr="00EA1667">
        <w:t>construção das bases de treino e teste foram estimados os três modelos: ARIMA (</w:t>
      </w:r>
      <w:r w:rsidR="008E526E">
        <w:t>p</w:t>
      </w:r>
      <w:r w:rsidRPr="00EA1667">
        <w:t>,</w:t>
      </w:r>
      <w:r w:rsidR="008E526E">
        <w:t>q</w:t>
      </w:r>
      <w:r w:rsidRPr="00EA1667">
        <w:t>,</w:t>
      </w:r>
      <w:r w:rsidR="008E526E">
        <w:t>n</w:t>
      </w:r>
      <w:r w:rsidRPr="00EA1667">
        <w:t>), VAR (</w:t>
      </w:r>
      <w:r w:rsidR="008E526E">
        <w:t>p</w:t>
      </w:r>
      <w:r w:rsidRPr="00EA1667">
        <w:t>) em primeiras diferenças e um VEC (</w:t>
      </w:r>
      <w:r w:rsidR="008E526E">
        <w:t>p</w:t>
      </w:r>
      <w:r w:rsidRPr="00EA1667">
        <w:t>)</w:t>
      </w:r>
      <w:r w:rsidR="008E526E">
        <w:t xml:space="preserve"> , sendo </w:t>
      </w:r>
      <w:r w:rsidR="008E526E" w:rsidRPr="00EA1667">
        <w:t>(</w:t>
      </w:r>
      <w:r w:rsidR="008E526E">
        <w:t>p</w:t>
      </w:r>
      <w:r w:rsidR="008E526E" w:rsidRPr="00EA1667">
        <w:t>,</w:t>
      </w:r>
      <w:r w:rsidR="008E526E">
        <w:t>q</w:t>
      </w:r>
      <w:r w:rsidR="008E526E" w:rsidRPr="00EA1667">
        <w:t>,</w:t>
      </w:r>
      <w:r w:rsidR="008E526E">
        <w:t>n</w:t>
      </w:r>
      <w:r w:rsidR="008E526E" w:rsidRPr="00EA1667">
        <w:t>)</w:t>
      </w:r>
      <w:r w:rsidR="008E526E">
        <w:t xml:space="preserve"> os parâmetros escolhidos que minimizaram o critério de informação bayesiano BIC</w:t>
      </w:r>
      <w:r w:rsidRPr="00EA1667">
        <w:t>. Gerados os objetos de modelos, foram realizadas as previsões e comparadas com os dados reservados para teste. Para mensurar a qualidade do ajuste foram utilizadas as seguintes métricas para avaliação da capacidade preditiva dos modelos:</w:t>
      </w:r>
    </w:p>
    <w:p w14:paraId="049794B2" w14:textId="77777777" w:rsidR="002D7794" w:rsidRDefault="002D7794" w:rsidP="009D079A">
      <w:pPr>
        <w:pStyle w:val="Mestrado"/>
        <w:numPr>
          <w:ilvl w:val="0"/>
          <w:numId w:val="39"/>
        </w:numPr>
      </w:pPr>
      <w:r>
        <w:t>MAE (Mean Absolute Error);</w:t>
      </w:r>
    </w:p>
    <w:p w14:paraId="4630172D" w14:textId="77777777" w:rsidR="002D7794" w:rsidRDefault="002D7794" w:rsidP="009D079A">
      <w:pPr>
        <w:pStyle w:val="Mestrado"/>
        <w:numPr>
          <w:ilvl w:val="0"/>
          <w:numId w:val="39"/>
        </w:numPr>
      </w:pPr>
      <w:r>
        <w:t>MSE (Mean Squared Error);</w:t>
      </w:r>
    </w:p>
    <w:p w14:paraId="2195F20F" w14:textId="77777777" w:rsidR="002D7794" w:rsidRDefault="002D7794" w:rsidP="009D079A">
      <w:pPr>
        <w:pStyle w:val="Mestrado"/>
        <w:numPr>
          <w:ilvl w:val="0"/>
          <w:numId w:val="39"/>
        </w:numPr>
      </w:pPr>
      <w:r>
        <w:t>Estatística de Diebold Mariano;</w:t>
      </w:r>
    </w:p>
    <w:p w14:paraId="1073DD3A" w14:textId="2B9C65E9" w:rsidR="002D7794" w:rsidRDefault="002D7794" w:rsidP="009D079A">
      <w:pPr>
        <w:pStyle w:val="Mestrado"/>
        <w:numPr>
          <w:ilvl w:val="0"/>
          <w:numId w:val="39"/>
        </w:numPr>
      </w:pPr>
      <w:r>
        <w:t xml:space="preserve">Curvas de Distribuição Acumulada e distância de </w:t>
      </w:r>
      <w:r w:rsidR="00EA1667" w:rsidRPr="00973D96">
        <w:t>Kolmogorov-Smirnov</w:t>
      </w:r>
      <w:r w:rsidR="00EA1667">
        <w:t xml:space="preserve"> (KS)</w:t>
      </w:r>
      <w:r>
        <w:t>;</w:t>
      </w:r>
    </w:p>
    <w:p w14:paraId="47FAC141" w14:textId="1B4B3376" w:rsidR="002D7794" w:rsidRDefault="002D7794" w:rsidP="009D079A">
      <w:pPr>
        <w:pStyle w:val="Mestrado"/>
        <w:ind w:firstLine="708"/>
      </w:pPr>
      <w:r>
        <w:t>O MAE (</w:t>
      </w:r>
      <w:r w:rsidRPr="00515F69">
        <w:t xml:space="preserve">Mean </w:t>
      </w:r>
      <w:r>
        <w:t>A</w:t>
      </w:r>
      <w:r w:rsidRPr="00515F69">
        <w:t xml:space="preserve">bsolute </w:t>
      </w:r>
      <w:r>
        <w:t>E</w:t>
      </w:r>
      <w:r w:rsidRPr="00515F69">
        <w:t>rror</w:t>
      </w:r>
      <w:r>
        <w:t xml:space="preserve">) é definido como erro absoluto médio, e pode ser calculado a partir da Equação </w:t>
      </w:r>
      <w:r w:rsidR="004A7334">
        <w:t>1</w:t>
      </w:r>
      <w:r w:rsidR="00914A5C">
        <w:t>2</w:t>
      </w:r>
      <w:r>
        <w:t xml:space="preserve">. </w:t>
      </w:r>
    </w:p>
    <w:p w14:paraId="79D4A384" w14:textId="2BF2D4DC" w:rsidR="002D7794" w:rsidRPr="00E25603" w:rsidRDefault="002D7794" w:rsidP="002D7794">
      <w:pPr>
        <w:ind w:left="720"/>
        <w:rPr>
          <w:rFonts w:eastAsiaTheme="minorEastAsia"/>
          <w:i/>
        </w:rPr>
      </w:pPr>
      <m:oMathPara>
        <m:oMath>
          <m:r>
            <w:rPr>
              <w:rFonts w:ascii="Cambria Math" w:hAnsi="Cambria Math"/>
            </w:rPr>
            <m:t>MAE=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(12)</m:t>
          </m:r>
        </m:oMath>
      </m:oMathPara>
    </w:p>
    <w:p w14:paraId="6D91F50A" w14:textId="4A3467D1" w:rsidR="002D7794" w:rsidRDefault="002D7794" w:rsidP="00EA1667">
      <w:pPr>
        <w:pStyle w:val="Legenda"/>
        <w:jc w:val="center"/>
        <w:rPr>
          <w:noProof/>
        </w:rPr>
      </w:pPr>
    </w:p>
    <w:p w14:paraId="268C941E" w14:textId="0292EFEA" w:rsidR="002D7794" w:rsidRPr="006C70FB" w:rsidRDefault="002D7794" w:rsidP="009D079A">
      <w:pPr>
        <w:pStyle w:val="Mestrado"/>
        <w:rPr>
          <w:rFonts w:eastAsiaTheme="minorEastAsia"/>
        </w:rPr>
      </w:pPr>
      <w:r w:rsidRPr="006C70FB">
        <w:t>Sendo</w:t>
      </w:r>
      <w:r w:rsidR="006C70FB" w:rsidRPr="006C70FB">
        <w:t>:</w:t>
      </w:r>
      <w:r w:rsidRPr="006C70FB">
        <w:t xml:space="preserve"> </w:t>
      </w:r>
      <m:oMath>
        <m:r>
          <m:rPr>
            <m:sty m:val="bi"/>
          </m:rPr>
          <w:rPr>
            <w:rFonts w:ascii="Cambria Math" w:eastAsiaTheme="minorEastAsia" w:hAnsi="Cambria Math"/>
          </w:rPr>
          <m:t>T</m:t>
        </m:r>
      </m:oMath>
      <w:r w:rsidRPr="006C70FB">
        <w:t xml:space="preserve"> o número de observações preditas;</w:t>
      </w:r>
      <w:r w:rsidRPr="006C70FB">
        <w:rPr>
          <w:b/>
          <w:bCs/>
        </w:rPr>
        <w:t xml:space="preserve"> </w:t>
      </w:r>
      <m:oMath>
        <m:acc>
          <m:accPr>
            <m:ctrlPr>
              <w:rPr>
                <w:rFonts w:ascii="Cambria Math" w:eastAsiaTheme="minorEastAsia" w:hAnsi="Cambria Math"/>
                <w:b/>
                <w:bCs/>
              </w:rPr>
            </m:ctrlPr>
          </m:accPr>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e>
        </m:acc>
      </m:oMath>
      <w:r w:rsidRPr="006C70FB">
        <w:t xml:space="preserve"> a série de dados predita; </w:t>
      </w:r>
      <m:oMath>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oMath>
      <w:r w:rsidRPr="006C70FB">
        <w:rPr>
          <w:rFonts w:eastAsiaTheme="minorEastAsia"/>
          <w:b/>
          <w:bCs/>
        </w:rPr>
        <w:t xml:space="preserve"> </w:t>
      </w:r>
      <w:r w:rsidRPr="006C70FB">
        <w:rPr>
          <w:rFonts w:eastAsiaTheme="minorEastAsia"/>
        </w:rPr>
        <w:t xml:space="preserve">a série de dados observada;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ϵ</m:t>
                </m:r>
              </m:e>
            </m:acc>
          </m:e>
          <m:sub>
            <m:r>
              <m:rPr>
                <m:sty m:val="bi"/>
              </m:rPr>
              <w:rPr>
                <w:rFonts w:ascii="Cambria Math" w:hAnsi="Cambria Math"/>
              </w:rPr>
              <m:t>t</m:t>
            </m:r>
          </m:sub>
        </m:sSub>
      </m:oMath>
      <w:r w:rsidRPr="006C70FB">
        <w:rPr>
          <w:rFonts w:eastAsiaTheme="minorEastAsia"/>
        </w:rPr>
        <w:t xml:space="preserve"> os resíduos do modelo.</w:t>
      </w:r>
    </w:p>
    <w:p w14:paraId="7A1B0BE0" w14:textId="7813DE9F" w:rsidR="002D7794" w:rsidRPr="00902F96" w:rsidRDefault="002D7794" w:rsidP="009D079A">
      <w:pPr>
        <w:pStyle w:val="Mestrado"/>
        <w:ind w:firstLine="708"/>
      </w:pPr>
      <w:r>
        <w:lastRenderedPageBreak/>
        <w:t>O MSE (</w:t>
      </w:r>
      <w:r w:rsidRPr="00515F69">
        <w:t xml:space="preserve">Mean </w:t>
      </w:r>
      <w:r>
        <w:t>Square</w:t>
      </w:r>
      <w:r w:rsidRPr="00515F69">
        <w:t xml:space="preserve"> </w:t>
      </w:r>
      <w:r>
        <w:t>E</w:t>
      </w:r>
      <w:r w:rsidRPr="00515F69">
        <w:t>rror</w:t>
      </w:r>
      <w:r>
        <w:t xml:space="preserve">) é definido como o erro quadrático médio, e pode ser calculado a partir da Equação </w:t>
      </w:r>
      <w:r w:rsidR="004A7334">
        <w:t>1</w:t>
      </w:r>
      <w:r w:rsidR="00914A5C">
        <w:t>3</w:t>
      </w:r>
    </w:p>
    <w:p w14:paraId="7AA38D6D" w14:textId="7F86F6F6" w:rsidR="002D7794" w:rsidRPr="009012DE" w:rsidRDefault="002D7794" w:rsidP="002D7794">
      <w:pPr>
        <w:ind w:left="720"/>
        <w:rPr>
          <w:rFonts w:eastAsiaTheme="minorEastAsia"/>
          <w:i/>
        </w:rPr>
      </w:pPr>
      <m:oMathPara>
        <m:oMathParaPr>
          <m:jc m:val="center"/>
        </m:oMathParaPr>
        <m:oMath>
          <m:r>
            <w:rPr>
              <w:rFonts w:ascii="Cambria Math" w:hAnsi="Cambria Math"/>
            </w:rPr>
            <m:t>MSE=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(13)</m:t>
          </m:r>
        </m:oMath>
      </m:oMathPara>
    </w:p>
    <w:p w14:paraId="5CD8A9DA" w14:textId="77777777" w:rsidR="00EA1667" w:rsidRDefault="00EA1667" w:rsidP="009D079A">
      <w:pPr>
        <w:pStyle w:val="Mestrado"/>
        <w:ind w:firstLine="708"/>
      </w:pPr>
    </w:p>
    <w:p w14:paraId="5DF4A994" w14:textId="77BD4049" w:rsidR="002D7794" w:rsidRDefault="002D7794" w:rsidP="009D079A">
      <w:pPr>
        <w:pStyle w:val="Mestrado"/>
        <w:ind w:firstLine="708"/>
      </w:pPr>
      <w:r>
        <w:t>As métricas acima (MAE, MSE) não levam em consideração a direção dos erros somente a amplitude do termo de perturbação</w:t>
      </w:r>
      <w:r w:rsidR="006C70FB">
        <w:t xml:space="preserve"> em relação à média</w:t>
      </w:r>
      <w:r>
        <w:t xml:space="preserve">. O MAE é menos sensível a </w:t>
      </w:r>
      <w:r w:rsidR="006C70FB" w:rsidRPr="006C70FB">
        <w:t>valores</w:t>
      </w:r>
      <w:r w:rsidR="006C70FB">
        <w:t xml:space="preserve"> atípicos</w:t>
      </w:r>
      <w:r w:rsidR="00D552F7">
        <w:t>. Por outro lado,</w:t>
      </w:r>
      <w:r>
        <w:t xml:space="preserve"> o MSE apesar de ser mais sensível a valores extremos pune com </w:t>
      </w:r>
      <w:r w:rsidR="006C70FB">
        <w:t>mais</w:t>
      </w:r>
      <w:r>
        <w:t xml:space="preserve"> intensidade erros </w:t>
      </w:r>
      <w:r w:rsidR="006C70FB">
        <w:t>de maior magnitude</w:t>
      </w:r>
      <w:r>
        <w:t>.</w:t>
      </w:r>
    </w:p>
    <w:p w14:paraId="0E1A6A49" w14:textId="47EA4DA1" w:rsidR="002D7794" w:rsidRDefault="002D7794" w:rsidP="009D079A">
      <w:pPr>
        <w:pStyle w:val="Mestrado"/>
        <w:ind w:firstLine="708"/>
      </w:pPr>
      <w:r>
        <w:t xml:space="preserve">Para gerar os intervalos de confiança das estatísticas estimadas foi utilizado o método de </w:t>
      </w:r>
      <w:r>
        <w:rPr>
          <w:i/>
          <w:iCs/>
        </w:rPr>
        <w:t>Bootstrap</w:t>
      </w:r>
      <w:r w:rsidR="00F61B75">
        <w:rPr>
          <w:i/>
          <w:iCs/>
        </w:rPr>
        <w:t xml:space="preserve"> </w:t>
      </w:r>
      <w:r w:rsidR="00252911">
        <w:t xml:space="preserve">para gerar os intervalos de confiança empíricos descritos em </w:t>
      </w:r>
      <w:r w:rsidR="00F61B75" w:rsidRPr="002B6539">
        <w:t>(</w:t>
      </w:r>
      <w:r w:rsidR="00F61B75">
        <w:t xml:space="preserve">Mooney &amp; </w:t>
      </w:r>
      <w:r w:rsidR="00252911">
        <w:t>Duval,</w:t>
      </w:r>
      <w:r w:rsidR="00F61B75">
        <w:t xml:space="preserve"> 1993)</w:t>
      </w:r>
      <w:r w:rsidR="00252911">
        <w:t xml:space="preserve">. Os parâmetros de </w:t>
      </w:r>
      <w:r w:rsidR="00252911">
        <w:rPr>
          <w:i/>
          <w:iCs/>
        </w:rPr>
        <w:t xml:space="preserve">Bootstrap </w:t>
      </w:r>
      <w:r w:rsidR="00252911">
        <w:t>utilizados foram</w:t>
      </w:r>
      <w:r>
        <w:t>: 1000 iterações; amostra de 20% da população por iteração e intervalos de confiança de 95%.</w:t>
      </w:r>
    </w:p>
    <w:p w14:paraId="266C2BFE" w14:textId="1C8B3301" w:rsidR="002D7794" w:rsidRPr="009A6983" w:rsidRDefault="002D7794" w:rsidP="009D079A">
      <w:pPr>
        <w:pStyle w:val="Mestrado"/>
        <w:ind w:firstLine="708"/>
        <w:rPr>
          <w:rFonts w:eastAsiaTheme="minorEastAsia"/>
        </w:rPr>
      </w:pPr>
      <w:r>
        <w:t xml:space="preserve">A Estatística de </w:t>
      </w:r>
      <w:r w:rsidRPr="00973D96">
        <w:rPr>
          <w:i/>
          <w:iCs/>
        </w:rPr>
        <w:t>Diebold-Mariano</w:t>
      </w:r>
      <w:r>
        <w:rPr>
          <w:i/>
          <w:iCs/>
        </w:rPr>
        <w:t xml:space="preserve"> </w:t>
      </w:r>
      <w:r>
        <w:fldChar w:fldCharType="begin" w:fldLock="1"/>
      </w:r>
      <w:r>
        <w:instrText xml:space="preserve">ADDIN CSL_CITATION {"citationItems":[{"id":"ITEM-1","itemData":{"author":[{"dropping-particle":"","family":"Diebold","given":"Francis X","non-dropping-particle":"","parse-names":false,"suffix":""}],"id":"ITEM-1","issued":{"date-parts":[["2013"]]},"title":"Comparing Predictive Accuracy , Twenty Years Later : A Personal Perspective on the Use and Abuse of Diebold-Mariano Tests </w:instrText>
      </w:r>
      <w:r>
        <w:rPr>
          <w:rFonts w:ascii="Cambria Math" w:hAnsi="Cambria Math" w:cs="Cambria Math"/>
        </w:rPr>
        <w:instrText>∗</w:instrText>
      </w:r>
      <w:r>
        <w:instrText xml:space="preserve"> Comparing Model-Free Forecasts","type":"article-journal"},"uris":["http://www.mendeley.com/documents/?uuid=5bcb0f37-465f-4428-a95b-548ce19c0f2c"]}],"mendeley":{"formattedCitation":"(Diebold, 2013)","plainTextFormattedCitation":"(Diebold, 2013)","previouslyFormattedCitation":"(Diebold, 2013)"},"properties":{"noteIndex":0},"schema":"https://github.com/citation-style-language/schema/raw/master/csl-citation.json"}</w:instrText>
      </w:r>
      <w:r>
        <w:fldChar w:fldCharType="separate"/>
      </w:r>
      <w:r w:rsidRPr="009012DE">
        <w:rPr>
          <w:noProof/>
        </w:rPr>
        <w:t>(Diebold, 2013)</w:t>
      </w:r>
      <w:r>
        <w:fldChar w:fldCharType="end"/>
      </w:r>
      <w:r>
        <w:t xml:space="preserve"> compara previsões de dois modelos em períodos fora da amostra para checar se a acurácia entre ambos </w:t>
      </w:r>
      <w:del w:id="312" w:author="Guilherme Lima" w:date="2022-06-29T16:03:00Z">
        <w:r w:rsidDel="009D4234">
          <w:delText xml:space="preserve">são </w:delText>
        </w:r>
      </w:del>
      <w:ins w:id="313" w:author="Guilherme Lima" w:date="2022-06-29T16:03:00Z">
        <w:r w:rsidR="009D4234">
          <w:t>é</w:t>
        </w:r>
        <w:r w:rsidR="009D4234">
          <w:t xml:space="preserve"> </w:t>
        </w:r>
      </w:ins>
      <w:r>
        <w:t xml:space="preserve">estatisticamente </w:t>
      </w:r>
      <w:del w:id="314" w:author="Guilherme Lima" w:date="2022-06-29T16:03:00Z">
        <w:r w:rsidDel="009D4234">
          <w:delText>iguais</w:delText>
        </w:r>
      </w:del>
      <w:ins w:id="315" w:author="Guilherme Lima" w:date="2022-06-29T16:03:00Z">
        <w:r w:rsidR="009D4234">
          <w:t>igua</w:t>
        </w:r>
        <w:r w:rsidR="009D4234">
          <w:t>l</w:t>
        </w:r>
      </w:ins>
      <w:r>
        <w:t xml:space="preserve">. O teste proposto inicialmente </w:t>
      </w:r>
      <w:r w:rsidR="00F02B92">
        <w:t>por</w:t>
      </w:r>
      <w:r>
        <w:t xml:space="preserve"> </w:t>
      </w:r>
      <w:r>
        <w:rPr>
          <w:i/>
          <w:iCs/>
        </w:rPr>
        <w:fldChar w:fldCharType="begin" w:fldLock="1"/>
      </w:r>
      <w:r>
        <w:rPr>
          <w:i/>
          <w:iCs/>
        </w:rPr>
        <w:instrText>ADDIN CSL_CITATION {"citationItems":[{"id":"ITEM-1","itemData":{"DOI":"10.1080/07350015.1995.10524599","ISSN":"15372707","abstract":"We propose and evaluate explicit tests of the null hypothesis of no difference in the accuracy of two competing forecasts. In contrast to previously developed tests, a wide variety of accuracy measures can be used (in particular, the loss function need not be quadratic and need not even be symmetric), and forecast errors can be non-Gaussian, nonzero mean, serially correlated, and contemporaneously correlated. Asymptotic and exact finite-sample tests are proposed, evaluated, and illustrated. © 1995 Taylor &amp; Francis Group, LLC.","author":[{"dropping-particle":"","family":"Diebold","given":"Francis X.","non-dropping-particle":"","parse-names":false,"suffix":""},{"dropping-particle":"","family":"Mariano","given":"Roberto S.","non-dropping-particle":"","parse-names":false,"suffix":""}],"container-title":"Journal of Business and Economic Statistics","id":"ITEM-1","issue":"3","issued":{"date-parts":[["1995"]]},"page":"253-263","title":"Comparing predictive accuracy","type":"article-journal","volume":"13"},"uris":["http://www.mendeley.com/documents/?uuid=d03904dd-b33f-4040-9820-d3cc15134aaf"]}],"mendeley":{"formattedCitation":"(Diebold &amp; Mariano, 1995)","plainTextFormattedCitation":"(Diebold &amp; Mariano, 1995)","previouslyFormattedCitation":"(Diebold &amp; Mariano, 1995)"},"properties":{"noteIndex":0},"schema":"https://github.com/citation-style-language/schema/raw/master/csl-citation.json"}</w:instrText>
      </w:r>
      <w:r>
        <w:rPr>
          <w:i/>
          <w:iCs/>
        </w:rPr>
        <w:fldChar w:fldCharType="separate"/>
      </w:r>
      <w:r w:rsidRPr="009A7588">
        <w:rPr>
          <w:iCs/>
          <w:noProof/>
        </w:rPr>
        <w:t>(Diebold &amp; Mariano, 1995)</w:t>
      </w:r>
      <w:r>
        <w:rPr>
          <w:i/>
          <w:iCs/>
        </w:rPr>
        <w:fldChar w:fldCharType="end"/>
      </w:r>
      <w:r>
        <w:t xml:space="preserve"> aplica uma função de custo </w:t>
      </w:r>
      <m:oMath>
        <m:r>
          <w:rPr>
            <w:rFonts w:ascii="Cambria Math" w:hAnsi="Cambria Math"/>
          </w:rPr>
          <m:t>f(e)</m:t>
        </m:r>
      </m:oMath>
      <w:r>
        <w:rPr>
          <w:rFonts w:eastAsiaTheme="minorEastAsia"/>
        </w:rPr>
        <w:t xml:space="preserve"> sobre os erros de previsão de dois modelos e testa se o valor esperado </w:t>
      </w:r>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w:r w:rsidR="000C5695">
        <w:rPr>
          <w:rFonts w:eastAsiaTheme="minorEastAsia"/>
        </w:rPr>
        <w:t>,</w:t>
      </w:r>
      <w:r>
        <w:rPr>
          <w:rFonts w:eastAsiaTheme="minorEastAsia"/>
        </w:rPr>
        <w:t xml:space="preserve"> sendo </w:t>
      </w:r>
      <m:oMath>
        <m:r>
          <w:rPr>
            <w:rFonts w:ascii="Cambria Math" w:hAnsi="Cambria Math"/>
          </w:rPr>
          <m:t>g</m:t>
        </m:r>
        <m:d>
          <m:dPr>
            <m:ctrlPr>
              <w:rPr>
                <w:rFonts w:ascii="Cambria Math" w:hAnsi="Cambria Math"/>
                <w:i/>
              </w:rPr>
            </m:ctrlPr>
          </m:dPr>
          <m:e>
            <m:r>
              <w:rPr>
                <w:rFonts w:ascii="Cambria Math" w:hAnsi="Cambria Math"/>
              </w:rPr>
              <m:t>t</m:t>
            </m:r>
          </m:e>
        </m:d>
      </m:oMath>
      <w:r>
        <w:rPr>
          <w:rFonts w:ascii="Cambria Math" w:eastAsiaTheme="minorEastAsia" w:hAnsi="Cambria Math"/>
          <w:i/>
        </w:rPr>
        <w:t xml:space="preserve"> </w:t>
      </w:r>
      <w:r>
        <w:t xml:space="preserve">definido como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2</m:t>
                </m:r>
              </m:sub>
            </m:sSub>
          </m:e>
        </m:d>
      </m:oMath>
      <w:r>
        <w:rPr>
          <w:rFonts w:eastAsiaTheme="minorEastAsia"/>
        </w:rPr>
        <w:t>.</w:t>
      </w:r>
      <w:r w:rsidR="009A6983">
        <w:rPr>
          <w:rFonts w:eastAsiaTheme="minorEastAsia"/>
        </w:rPr>
        <w:t xml:space="preserve"> Como o teste será utilizado em uma grande massa de modelos simulados a ideia é utilizar a estatística de </w:t>
      </w:r>
      <w:r w:rsidR="009A6983" w:rsidRPr="00973D96">
        <w:rPr>
          <w:i/>
          <w:iCs/>
        </w:rPr>
        <w:t>Diebold-Mariano</w:t>
      </w:r>
      <w:r w:rsidR="009A6983">
        <w:t xml:space="preserve"> para identificar, dentro de uma amostra grande de predições, qual o percentual destas possuem acurácia estatisticamente iguais.</w:t>
      </w:r>
    </w:p>
    <w:p w14:paraId="1EE06EF7" w14:textId="38866AE2" w:rsidR="002D7794" w:rsidRPr="005B0C68" w:rsidRDefault="002D7794" w:rsidP="009D079A">
      <w:pPr>
        <w:pStyle w:val="Mestrado"/>
        <w:ind w:firstLine="708"/>
      </w:pPr>
      <w:r w:rsidRPr="00973D96">
        <w:t xml:space="preserve">A </w:t>
      </w:r>
      <w:r>
        <w:t>curva</w:t>
      </w:r>
      <w:r w:rsidRPr="00973D96">
        <w:t xml:space="preserve"> de distribuição acumulada</w:t>
      </w:r>
      <w:r>
        <w:t>, ou ECDF,</w:t>
      </w:r>
      <w:r w:rsidRPr="00973D96">
        <w:t xml:space="preserve"> descreve como </w:t>
      </w:r>
      <w:r>
        <w:t xml:space="preserve">as </w:t>
      </w:r>
      <w:r w:rsidRPr="00973D96">
        <w:t xml:space="preserve">probabilidades são associadas </w:t>
      </w:r>
      <w:r>
        <w:t>a</w:t>
      </w:r>
      <w:r w:rsidRPr="00973D96">
        <w:t xml:space="preserve"> valores </w:t>
      </w:r>
      <w:r>
        <w:t>de</w:t>
      </w:r>
      <w:r w:rsidRPr="00973D96">
        <w:t xml:space="preserve"> uma variável aleatória. </w:t>
      </w:r>
      <w:r w:rsidR="00F02B92">
        <w:t xml:space="preserve">A curva </w:t>
      </w:r>
      <w:r w:rsidR="00F02B92" w:rsidRPr="00F02B92">
        <w:t>descreve a distribuição da probabilidade de uma variável aleatória</w:t>
      </w:r>
      <w:r w:rsidR="005B0C68">
        <w:t xml:space="preserve"> e também é uma alternativa visual para observar</w:t>
      </w:r>
      <w:r>
        <w:t xml:space="preserve"> a</w:t>
      </w:r>
      <w:r w:rsidR="00F02B92">
        <w:t>s distribuições de dados</w:t>
      </w:r>
      <w:r>
        <w:t xml:space="preserve"> entre as amostras de previsão</w:t>
      </w:r>
      <w:r w:rsidR="005B0C68">
        <w:t xml:space="preserve">. A partir da ECDF foi estimada </w:t>
      </w:r>
      <w:r>
        <w:t>a distância de KS (</w:t>
      </w:r>
      <w:r w:rsidRPr="00275C00">
        <w:t>Daniel, Wayne W</w:t>
      </w:r>
      <w:r>
        <w:t xml:space="preserve">, </w:t>
      </w:r>
      <w:r w:rsidRPr="00275C00">
        <w:t>1990)</w:t>
      </w:r>
      <w:r>
        <w:t xml:space="preserve">. A distância de </w:t>
      </w:r>
      <w:r w:rsidRPr="00973D96">
        <w:t>Kolmogorov-Smirnov</w:t>
      </w:r>
      <w:r>
        <w:t xml:space="preserve"> é usada como estatística no teste KS, que </w:t>
      </w:r>
      <w:r w:rsidR="0072379E">
        <w:t>testa</w:t>
      </w:r>
      <w:r w:rsidRPr="00973D96">
        <w:t xml:space="preserve"> </w:t>
      </w:r>
      <w:r>
        <w:t>a probabilidade</w:t>
      </w:r>
      <w:r w:rsidRPr="00973D96">
        <w:t xml:space="preserve"> </w:t>
      </w:r>
      <w:r w:rsidR="00E67E3C">
        <w:t>de a</w:t>
      </w:r>
      <w:r w:rsidRPr="00973D96">
        <w:t xml:space="preserve"> hipótese nula de </w:t>
      </w:r>
      <w:r>
        <w:t xml:space="preserve">duas </w:t>
      </w:r>
      <w:r w:rsidRPr="00973D96">
        <w:t xml:space="preserve">amostras </w:t>
      </w:r>
      <w:r>
        <w:t>serem</w:t>
      </w:r>
      <w:r w:rsidRPr="00973D96">
        <w:t xml:space="preserve"> retiradas </w:t>
      </w:r>
      <w:r w:rsidRPr="00973D96">
        <w:lastRenderedPageBreak/>
        <w:t>da mesma distribuiçã</w:t>
      </w:r>
      <w:r>
        <w:t>o</w:t>
      </w:r>
      <w:r w:rsidRPr="00973D96">
        <w:t>.</w:t>
      </w:r>
      <w:r>
        <w:t xml:space="preserve"> O objetivo é entender se a distribuição de erros entre os dois modelos testados é igual.</w:t>
      </w:r>
    </w:p>
    <w:p w14:paraId="22CB6C70" w14:textId="37E518B8" w:rsidR="002D7794" w:rsidRDefault="002D7794" w:rsidP="009D079A">
      <w:pPr>
        <w:pStyle w:val="Mestrado"/>
        <w:ind w:firstLine="708"/>
      </w:pPr>
      <w:r>
        <w:t xml:space="preserve">Após a validação das projeções os resultados são armazenados em bases de dados dedicadas. Esse processo se repete até que todas as combinações de parâmetros sejam testadas. O algoritmo completo de simulação desenvolvido para esse trabalho está descrito no fluxograma da Figura </w:t>
      </w:r>
      <w:r>
        <w:rPr>
          <w:noProof/>
        </w:rPr>
        <w:t>2</w:t>
      </w:r>
      <w:r>
        <w:t>.</w:t>
      </w:r>
    </w:p>
    <w:p w14:paraId="7A8052CC" w14:textId="31ADBB88" w:rsidR="00110DA5" w:rsidRDefault="00110DA5" w:rsidP="002D7794">
      <w:pPr>
        <w:pStyle w:val="Legenda"/>
        <w:jc w:val="center"/>
      </w:pPr>
      <w:bookmarkStart w:id="316" w:name="_Toc97798130"/>
      <w:r w:rsidRPr="00110DA5">
        <w:rPr>
          <w:noProof/>
        </w:rPr>
        <w:drawing>
          <wp:inline distT="0" distB="0" distL="0" distR="0" wp14:anchorId="71002932" wp14:editId="1526BF61">
            <wp:extent cx="5400040" cy="2887980"/>
            <wp:effectExtent l="0" t="0" r="0" b="7620"/>
            <wp:docPr id="3" name="Imagem 2">
              <a:extLst xmlns:a="http://schemas.openxmlformats.org/drawingml/2006/main">
                <a:ext uri="{FF2B5EF4-FFF2-40B4-BE49-F238E27FC236}">
                  <a16:creationId xmlns:a16="http://schemas.microsoft.com/office/drawing/2014/main" id="{77CBC305-AF47-D7E1-A9B1-33459ADB9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CBC305-AF47-D7E1-A9B1-33459ADB9D8F}"/>
                        </a:ext>
                      </a:extLst>
                    </pic:cNvPr>
                    <pic:cNvPicPr>
                      <a:picLocks noChangeAspect="1"/>
                    </pic:cNvPicPr>
                  </pic:nvPicPr>
                  <pic:blipFill>
                    <a:blip r:embed="rId18"/>
                    <a:stretch>
                      <a:fillRect/>
                    </a:stretch>
                  </pic:blipFill>
                  <pic:spPr>
                    <a:xfrm>
                      <a:off x="0" y="0"/>
                      <a:ext cx="5400040" cy="2887980"/>
                    </a:xfrm>
                    <a:prstGeom prst="rect">
                      <a:avLst/>
                    </a:prstGeom>
                  </pic:spPr>
                </pic:pic>
              </a:graphicData>
            </a:graphic>
          </wp:inline>
        </w:drawing>
      </w:r>
    </w:p>
    <w:p w14:paraId="69AEAB4D" w14:textId="399E17F7" w:rsidR="002D7794" w:rsidRDefault="002D7794" w:rsidP="002D7794">
      <w:pPr>
        <w:pStyle w:val="Legenda"/>
        <w:jc w:val="center"/>
      </w:pPr>
      <w:r>
        <w:t xml:space="preserve">Figura </w:t>
      </w:r>
      <w:r w:rsidR="006D1D97">
        <w:fldChar w:fldCharType="begin"/>
      </w:r>
      <w:r w:rsidR="006D1D97">
        <w:instrText xml:space="preserve"> SEQ Figura \* ARABIC </w:instrText>
      </w:r>
      <w:r w:rsidR="006D1D97">
        <w:fldChar w:fldCharType="separate"/>
      </w:r>
      <w:r w:rsidR="005636CE">
        <w:rPr>
          <w:noProof/>
        </w:rPr>
        <w:t>2</w:t>
      </w:r>
      <w:r w:rsidR="006D1D97">
        <w:rPr>
          <w:noProof/>
        </w:rPr>
        <w:fldChar w:fldCharType="end"/>
      </w:r>
      <w:r>
        <w:t xml:space="preserve"> - Fluxograma do Processo de Simulação</w:t>
      </w:r>
      <w:bookmarkEnd w:id="316"/>
    </w:p>
    <w:p w14:paraId="72FBEC77" w14:textId="45AB8478" w:rsidR="002D7794" w:rsidRDefault="002D7794" w:rsidP="00C9627B"/>
    <w:p w14:paraId="1E94940B" w14:textId="526D13C9" w:rsidR="009871D5" w:rsidRDefault="009871D5" w:rsidP="000170CF">
      <w:pPr>
        <w:pStyle w:val="Ttulo1"/>
        <w:numPr>
          <w:ilvl w:val="0"/>
          <w:numId w:val="7"/>
        </w:numPr>
      </w:pPr>
      <w:bookmarkStart w:id="317" w:name="_Toc106614872"/>
      <w:bookmarkEnd w:id="32"/>
      <w:r>
        <w:t>Resultados</w:t>
      </w:r>
      <w:bookmarkEnd w:id="317"/>
    </w:p>
    <w:p w14:paraId="3D9CDEBC" w14:textId="4619AE89" w:rsidR="00A85B03" w:rsidRDefault="00A85B03" w:rsidP="00A85B03"/>
    <w:p w14:paraId="39FCC7DB" w14:textId="1E95EF44" w:rsidR="00A85B03" w:rsidRDefault="00A85B03" w:rsidP="00A85B03">
      <w:pPr>
        <w:pStyle w:val="Ttulo1"/>
        <w:numPr>
          <w:ilvl w:val="1"/>
          <w:numId w:val="7"/>
        </w:numPr>
      </w:pPr>
      <w:r>
        <w:t>Análise dos Resíduos (MAE e MSE)</w:t>
      </w:r>
    </w:p>
    <w:p w14:paraId="6249883F" w14:textId="77777777" w:rsidR="00A85B03" w:rsidRPr="00A85B03" w:rsidRDefault="00A85B03" w:rsidP="00A85B03"/>
    <w:p w14:paraId="5EF97F4D" w14:textId="77777777" w:rsidR="00782306" w:rsidRDefault="00782306" w:rsidP="009871D5">
      <w:pPr>
        <w:pStyle w:val="SemEspaamento"/>
      </w:pPr>
    </w:p>
    <w:p w14:paraId="64B727B8" w14:textId="02CB0DFE" w:rsidR="001648ED" w:rsidRDefault="007D0C27" w:rsidP="007D0C27">
      <w:pPr>
        <w:pStyle w:val="Mestrado"/>
        <w:ind w:firstLine="360"/>
      </w:pPr>
      <w:bookmarkStart w:id="318" w:name="_Hlk97116230"/>
      <w:r>
        <w:t xml:space="preserve">Em conjuntos de dados envolvendo séries temporais </w:t>
      </w:r>
      <w:r w:rsidR="006F4889">
        <w:t xml:space="preserve">com </w:t>
      </w:r>
      <w:r>
        <w:t>100 observações o modelo ARIMA possui performance sim</w:t>
      </w:r>
      <w:r w:rsidR="001648ED">
        <w:t>i</w:t>
      </w:r>
      <w:r>
        <w:t xml:space="preserve">lar ao modelo VAR e melhor do que o VEC. Entretanto quando a amostra </w:t>
      </w:r>
      <w:r w:rsidR="006F4889">
        <w:t>fica igual ou superior a</w:t>
      </w:r>
      <w:r>
        <w:t xml:space="preserve"> 250 observações</w:t>
      </w:r>
      <w:r w:rsidR="001648ED">
        <w:t>,</w:t>
      </w:r>
      <w:r>
        <w:t xml:space="preserve"> a performance </w:t>
      </w:r>
      <w:r w:rsidR="001648ED">
        <w:t>dos modelos é similar</w:t>
      </w:r>
      <w:r w:rsidR="006F4889">
        <w:t>,</w:t>
      </w:r>
      <w:r w:rsidR="001648ED">
        <w:t xml:space="preserve"> conforme </w:t>
      </w:r>
      <w:r w:rsidR="001648ED">
        <w:fldChar w:fldCharType="begin"/>
      </w:r>
      <w:r w:rsidR="001648ED">
        <w:instrText xml:space="preserve"> REF _Ref106628289 \h </w:instrText>
      </w:r>
      <w:r w:rsidR="001648ED">
        <w:fldChar w:fldCharType="separate"/>
      </w:r>
      <w:r w:rsidR="001648ED">
        <w:t xml:space="preserve">Figura </w:t>
      </w:r>
      <w:r w:rsidR="001648ED">
        <w:rPr>
          <w:noProof/>
        </w:rPr>
        <w:t>3</w:t>
      </w:r>
      <w:r w:rsidR="001648ED">
        <w:fldChar w:fldCharType="end"/>
      </w:r>
      <w:r w:rsidR="001648ED">
        <w:t xml:space="preserve">. A hipótese </w:t>
      </w:r>
      <w:r w:rsidR="006F4889">
        <w:t>sob</w:t>
      </w:r>
      <w:r w:rsidR="001648ED">
        <w:t xml:space="preserve"> </w:t>
      </w:r>
      <w:r w:rsidR="006F4889">
        <w:t>o observado onde o</w:t>
      </w:r>
      <w:r w:rsidR="007A4767">
        <w:t xml:space="preserve"> modelo VEC performa menos</w:t>
      </w:r>
      <w:r w:rsidR="001648ED">
        <w:t xml:space="preserve"> </w:t>
      </w:r>
      <w:r w:rsidR="006F4889">
        <w:t>pode estar ligada</w:t>
      </w:r>
      <w:r w:rsidR="001648ED">
        <w:t xml:space="preserve"> à presença de erro de estimativa de parâmetro de vetor de cointegração</w:t>
      </w:r>
      <w:r w:rsidR="007A4767">
        <w:t xml:space="preserve"> conforme discutido em </w:t>
      </w:r>
      <w:r w:rsidR="007A4767">
        <w:fldChar w:fldCharType="begin" w:fldLock="1"/>
      </w:r>
      <w:r w:rsidR="007A4767">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7A4767">
        <w:fldChar w:fldCharType="separate"/>
      </w:r>
      <w:r w:rsidR="007A4767" w:rsidRPr="00F1636A">
        <w:rPr>
          <w:noProof/>
        </w:rPr>
        <w:t>(Bachmeier &amp; Swanson, 2005)</w:t>
      </w:r>
      <w:r w:rsidR="007A4767">
        <w:fldChar w:fldCharType="end"/>
      </w:r>
      <w:r w:rsidR="007A4767">
        <w:t xml:space="preserve">, quanto menor o volume de dados de treino, </w:t>
      </w:r>
      <w:r w:rsidR="006F4889">
        <w:t>intuitivamente</w:t>
      </w:r>
      <w:r w:rsidR="007A4767">
        <w:t xml:space="preserve">, maior seria o erro desta estimativa. Quando o algoritmo encontra </w:t>
      </w:r>
      <w:r w:rsidR="007A4767">
        <w:lastRenderedPageBreak/>
        <w:t xml:space="preserve">um volume grande o suficiente de observações, como por exemplo 500, os modelos possuem performance </w:t>
      </w:r>
      <w:r w:rsidR="006F4889">
        <w:t>similar</w:t>
      </w:r>
      <w:r w:rsidR="007A4767">
        <w:t>.</w:t>
      </w:r>
    </w:p>
    <w:p w14:paraId="12BF5E59" w14:textId="77777777" w:rsidR="007D0C27" w:rsidRDefault="007D0C27" w:rsidP="007D0C27">
      <w:pPr>
        <w:pStyle w:val="Mestrado"/>
        <w:keepNext/>
        <w:ind w:hanging="426"/>
      </w:pPr>
      <w:r>
        <w:rPr>
          <w:noProof/>
        </w:rPr>
        <w:drawing>
          <wp:inline distT="0" distB="0" distL="0" distR="0" wp14:anchorId="683B50C2" wp14:editId="76F2279D">
            <wp:extent cx="5905500" cy="2952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a:ln>
                      <a:noFill/>
                    </a:ln>
                  </pic:spPr>
                </pic:pic>
              </a:graphicData>
            </a:graphic>
          </wp:inline>
        </w:drawing>
      </w:r>
    </w:p>
    <w:p w14:paraId="6BF3CCB9" w14:textId="2E4D180E" w:rsidR="00154299" w:rsidRDefault="007D0C27" w:rsidP="007D0C27">
      <w:pPr>
        <w:pStyle w:val="Legenda"/>
        <w:jc w:val="center"/>
      </w:pPr>
      <w:bookmarkStart w:id="319" w:name="_Ref106628289"/>
      <w:r>
        <w:t xml:space="preserve">Figura </w:t>
      </w:r>
      <w:r w:rsidR="006D1D97">
        <w:fldChar w:fldCharType="begin"/>
      </w:r>
      <w:r w:rsidR="006D1D97">
        <w:instrText xml:space="preserve"> SEQ Figura \* ARABIC </w:instrText>
      </w:r>
      <w:r w:rsidR="006D1D97">
        <w:fldChar w:fldCharType="separate"/>
      </w:r>
      <w:r w:rsidR="005636CE">
        <w:rPr>
          <w:noProof/>
        </w:rPr>
        <w:t>3</w:t>
      </w:r>
      <w:r w:rsidR="006D1D97">
        <w:rPr>
          <w:noProof/>
        </w:rPr>
        <w:fldChar w:fldCharType="end"/>
      </w:r>
      <w:bookmarkEnd w:id="319"/>
      <w:r>
        <w:t xml:space="preserve"> - Performance média variando o número de observações</w:t>
      </w:r>
      <w:r w:rsidR="000758BC">
        <w:t xml:space="preserve"> (MAE)</w:t>
      </w:r>
    </w:p>
    <w:p w14:paraId="15A45DE7" w14:textId="77777777" w:rsidR="004B0104" w:rsidRDefault="004B0104" w:rsidP="009D079A">
      <w:pPr>
        <w:pStyle w:val="Mestrado"/>
        <w:ind w:firstLine="360"/>
      </w:pPr>
    </w:p>
    <w:p w14:paraId="381D1E4C" w14:textId="4A7350A0" w:rsidR="004F6FD3" w:rsidRDefault="004F6FD3" w:rsidP="009D079A">
      <w:pPr>
        <w:pStyle w:val="Mestrado"/>
        <w:ind w:firstLine="360"/>
      </w:pPr>
      <w:r>
        <w:t xml:space="preserve">Outra confirmação obtida na </w:t>
      </w:r>
      <w:r>
        <w:fldChar w:fldCharType="begin"/>
      </w:r>
      <w:r>
        <w:instrText xml:space="preserve"> REF _Ref106628289 \h </w:instrText>
      </w:r>
      <w:r>
        <w:fldChar w:fldCharType="separate"/>
      </w:r>
      <w:r>
        <w:t xml:space="preserve">Figura </w:t>
      </w:r>
      <w:r>
        <w:rPr>
          <w:noProof/>
        </w:rPr>
        <w:t>3</w:t>
      </w:r>
      <w:r>
        <w:fldChar w:fldCharType="end"/>
      </w:r>
      <w:r>
        <w:t xml:space="preserve"> é que quanto maior o número de observações no algoritmo, menor é a média dos resíduos</w:t>
      </w:r>
      <w:r w:rsidR="004B0104">
        <w:t>, ou seja, q</w:t>
      </w:r>
      <w:r>
        <w:t>uanto</w:t>
      </w:r>
      <w:r w:rsidRPr="004F6FD3">
        <w:t xml:space="preserve"> maior o volume de observações utilizadas</w:t>
      </w:r>
      <w:r w:rsidR="004B0104">
        <w:t xml:space="preserve"> para estimação</w:t>
      </w:r>
      <w:r w:rsidRPr="004F6FD3">
        <w:t xml:space="preserve"> menor é a distinção da capacidade preditiva entre modelos.</w:t>
      </w:r>
    </w:p>
    <w:p w14:paraId="14A56753" w14:textId="74D11E3A" w:rsidR="000758BC" w:rsidRDefault="000758BC" w:rsidP="009D079A">
      <w:pPr>
        <w:pStyle w:val="Mestrado"/>
        <w:ind w:firstLine="360"/>
      </w:pPr>
      <w:r>
        <w:t xml:space="preserve">A </w:t>
      </w:r>
      <w:r w:rsidR="003B21AA">
        <w:fldChar w:fldCharType="begin"/>
      </w:r>
      <w:r w:rsidR="003B21AA">
        <w:instrText xml:space="preserve"> REF _Ref106629752 \h </w:instrText>
      </w:r>
      <w:r w:rsidR="003B21AA">
        <w:fldChar w:fldCharType="separate"/>
      </w:r>
      <w:r w:rsidR="003B21AA">
        <w:t xml:space="preserve">Figura </w:t>
      </w:r>
      <w:r w:rsidR="003B21AA">
        <w:rPr>
          <w:noProof/>
        </w:rPr>
        <w:t>4</w:t>
      </w:r>
      <w:r w:rsidR="003B21AA">
        <w:fldChar w:fldCharType="end"/>
      </w:r>
      <w:r w:rsidR="003B21AA">
        <w:t xml:space="preserve"> mostra que as conclusões obtidas na </w:t>
      </w:r>
      <w:r w:rsidR="003B21AA">
        <w:fldChar w:fldCharType="begin"/>
      </w:r>
      <w:r w:rsidR="003B21AA">
        <w:instrText xml:space="preserve"> REF _Ref106628289 \h </w:instrText>
      </w:r>
      <w:r w:rsidR="003B21AA">
        <w:fldChar w:fldCharType="separate"/>
      </w:r>
      <w:r w:rsidR="003B21AA">
        <w:t xml:space="preserve">Figura </w:t>
      </w:r>
      <w:r w:rsidR="003B21AA">
        <w:rPr>
          <w:noProof/>
        </w:rPr>
        <w:t>3</w:t>
      </w:r>
      <w:r w:rsidR="003B21AA">
        <w:fldChar w:fldCharType="end"/>
      </w:r>
      <w:r w:rsidR="003B21AA">
        <w:t xml:space="preserve"> usando o MAE são </w:t>
      </w:r>
      <w:r w:rsidR="000A3834">
        <w:t>as mesmas do</w:t>
      </w:r>
      <w:r w:rsidR="003B21AA">
        <w:t xml:space="preserve"> MSE</w:t>
      </w:r>
      <w:r w:rsidR="000A3834">
        <w:t xml:space="preserve"> </w:t>
      </w:r>
      <w:r w:rsidR="003B21AA">
        <w:t xml:space="preserve">com intervalos de confiança ligeiramente maiores e média superior. Portanto, decidiu-se não discutir os resultados segmentados pelas duas métricas e usar somente o MSE como referência, visto que todas as conclusões levaram a equivalência entre </w:t>
      </w:r>
      <w:r w:rsidR="000A3834">
        <w:t>as métricas de resíduos</w:t>
      </w:r>
      <w:r w:rsidR="003B21AA">
        <w:t xml:space="preserve">. </w:t>
      </w:r>
    </w:p>
    <w:p w14:paraId="3005C721" w14:textId="4B5889BE" w:rsidR="000758BC" w:rsidRDefault="000758BC" w:rsidP="000758BC">
      <w:pPr>
        <w:pStyle w:val="Mestrado"/>
        <w:keepNext/>
        <w:ind w:hanging="426"/>
      </w:pPr>
      <w:r>
        <w:rPr>
          <w:noProof/>
        </w:rPr>
        <w:lastRenderedPageBreak/>
        <w:drawing>
          <wp:inline distT="0" distB="0" distL="0" distR="0" wp14:anchorId="1697CDAB" wp14:editId="3FA217A9">
            <wp:extent cx="5904634" cy="2952000"/>
            <wp:effectExtent l="0" t="0" r="127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4634" cy="2952000"/>
                    </a:xfrm>
                    <a:prstGeom prst="rect">
                      <a:avLst/>
                    </a:prstGeom>
                    <a:noFill/>
                    <a:ln>
                      <a:noFill/>
                    </a:ln>
                  </pic:spPr>
                </pic:pic>
              </a:graphicData>
            </a:graphic>
          </wp:inline>
        </w:drawing>
      </w:r>
    </w:p>
    <w:p w14:paraId="7EC53375" w14:textId="60FD54F9" w:rsidR="000758BC" w:rsidRDefault="000758BC" w:rsidP="000758BC">
      <w:pPr>
        <w:pStyle w:val="Legenda"/>
        <w:jc w:val="center"/>
      </w:pPr>
      <w:bookmarkStart w:id="320" w:name="_Ref106629752"/>
      <w:r>
        <w:t xml:space="preserve">Figura </w:t>
      </w:r>
      <w:r w:rsidR="006D1D97">
        <w:fldChar w:fldCharType="begin"/>
      </w:r>
      <w:r w:rsidR="006D1D97">
        <w:instrText xml:space="preserve"> SEQ Figura \* ARABIC </w:instrText>
      </w:r>
      <w:r w:rsidR="006D1D97">
        <w:fldChar w:fldCharType="separate"/>
      </w:r>
      <w:r w:rsidR="005636CE">
        <w:rPr>
          <w:noProof/>
        </w:rPr>
        <w:t>4</w:t>
      </w:r>
      <w:r w:rsidR="006D1D97">
        <w:rPr>
          <w:noProof/>
        </w:rPr>
        <w:fldChar w:fldCharType="end"/>
      </w:r>
      <w:bookmarkEnd w:id="320"/>
      <w:r>
        <w:t xml:space="preserve"> - </w:t>
      </w:r>
      <w:r w:rsidRPr="000D6AC3">
        <w:t>Performance média variando o número de observações (M</w:t>
      </w:r>
      <w:r>
        <w:t>S</w:t>
      </w:r>
      <w:r w:rsidRPr="000D6AC3">
        <w:t>E)</w:t>
      </w:r>
    </w:p>
    <w:p w14:paraId="00699A17" w14:textId="77777777" w:rsidR="00333155" w:rsidRDefault="00333155" w:rsidP="00333155">
      <w:pPr>
        <w:pStyle w:val="Mestrado"/>
        <w:ind w:firstLine="360"/>
      </w:pPr>
    </w:p>
    <w:p w14:paraId="62BC3124" w14:textId="79AC8E47" w:rsidR="00333155" w:rsidRDefault="000758BC" w:rsidP="00333155">
      <w:pPr>
        <w:pStyle w:val="Mestrado"/>
        <w:ind w:firstLine="360"/>
      </w:pPr>
      <w:r>
        <w:t>A</w:t>
      </w:r>
      <w:r w:rsidR="00333155">
        <w:t xml:space="preserve">o </w:t>
      </w:r>
      <w:r w:rsidR="000A3834">
        <w:t>aumentar</w:t>
      </w:r>
      <w:r w:rsidR="00333155">
        <w:t xml:space="preserve"> o tamanho da amostra</w:t>
      </w:r>
      <w:r w:rsidR="000A3834">
        <w:t xml:space="preserve"> utilizada o treinamento (De 85% para 95%)</w:t>
      </w:r>
      <w:r w:rsidR="00333155">
        <w:t xml:space="preserve"> tem-se que todos os modelos </w:t>
      </w:r>
      <w:r w:rsidR="000A3834">
        <w:t>convergem a uma</w:t>
      </w:r>
      <w:r w:rsidR="00333155">
        <w:t xml:space="preserve"> performance equivalente dentro dos intervalos de confiança, conforme </w:t>
      </w:r>
      <w:r w:rsidR="00333155">
        <w:fldChar w:fldCharType="begin"/>
      </w:r>
      <w:r w:rsidR="00333155">
        <w:instrText xml:space="preserve"> REF _Ref106630129 \h </w:instrText>
      </w:r>
      <w:r w:rsidR="00333155">
        <w:fldChar w:fldCharType="separate"/>
      </w:r>
      <w:r w:rsidR="000A3834">
        <w:t xml:space="preserve">Figura </w:t>
      </w:r>
      <w:r w:rsidR="000A3834">
        <w:rPr>
          <w:noProof/>
        </w:rPr>
        <w:t>5</w:t>
      </w:r>
      <w:r w:rsidR="00333155">
        <w:fldChar w:fldCharType="end"/>
      </w:r>
      <w:r w:rsidR="00333155">
        <w:t xml:space="preserve">. Mais uma vez, conforme esperado, quanto maior a base de treinamento </w:t>
      </w:r>
      <w:r w:rsidR="000A3834">
        <w:t>menor é</w:t>
      </w:r>
      <w:r w:rsidR="00333155">
        <w:t xml:space="preserve"> o</w:t>
      </w:r>
      <w:r w:rsidR="000A3834">
        <w:t xml:space="preserve"> resíduo médio.</w:t>
      </w:r>
    </w:p>
    <w:p w14:paraId="4F7D9125" w14:textId="77777777" w:rsidR="00333155" w:rsidRDefault="00333155" w:rsidP="00333155">
      <w:pPr>
        <w:pStyle w:val="Mestrado"/>
        <w:keepNext/>
        <w:ind w:hanging="426"/>
        <w:jc w:val="left"/>
      </w:pPr>
      <w:r>
        <w:rPr>
          <w:noProof/>
        </w:rPr>
        <w:drawing>
          <wp:inline distT="0" distB="0" distL="0" distR="0" wp14:anchorId="2FB9BC50" wp14:editId="037A1006">
            <wp:extent cx="5904000" cy="2952000"/>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68B61222" w14:textId="279F02A5" w:rsidR="00333155" w:rsidRDefault="00333155" w:rsidP="00333155">
      <w:pPr>
        <w:pStyle w:val="Legenda"/>
        <w:jc w:val="center"/>
      </w:pPr>
      <w:bookmarkStart w:id="321" w:name="_Ref106630129"/>
      <w:r>
        <w:t xml:space="preserve">Figura </w:t>
      </w:r>
      <w:r w:rsidR="006D1D97">
        <w:fldChar w:fldCharType="begin"/>
      </w:r>
      <w:r w:rsidR="006D1D97">
        <w:instrText xml:space="preserve"> SEQ Figura \* ARABIC </w:instrText>
      </w:r>
      <w:r w:rsidR="006D1D97">
        <w:fldChar w:fldCharType="separate"/>
      </w:r>
      <w:r w:rsidR="005636CE">
        <w:rPr>
          <w:noProof/>
        </w:rPr>
        <w:t>5</w:t>
      </w:r>
      <w:r w:rsidR="006D1D97">
        <w:rPr>
          <w:noProof/>
        </w:rPr>
        <w:fldChar w:fldCharType="end"/>
      </w:r>
      <w:bookmarkEnd w:id="321"/>
      <w:r>
        <w:t xml:space="preserve"> - </w:t>
      </w:r>
      <w:r w:rsidRPr="00BF5D56">
        <w:t>Performance média variando o tamanho da amostra de validação (MAE)</w:t>
      </w:r>
    </w:p>
    <w:p w14:paraId="400F5772" w14:textId="56185AB6" w:rsidR="004F6FD3" w:rsidRDefault="004F6FD3" w:rsidP="009D079A">
      <w:pPr>
        <w:pStyle w:val="Mestrado"/>
        <w:ind w:firstLine="360"/>
      </w:pPr>
    </w:p>
    <w:p w14:paraId="7F5CCF8E" w14:textId="6978B029" w:rsidR="00292651" w:rsidRDefault="00292651" w:rsidP="009D079A">
      <w:pPr>
        <w:pStyle w:val="Mestrado"/>
        <w:ind w:firstLine="360"/>
      </w:pPr>
      <w:r>
        <w:lastRenderedPageBreak/>
        <w:t xml:space="preserve">Não foram encontradas diferenças significativas na performance dos modelos ao formular o problema com duas ou três variáveis. A </w:t>
      </w:r>
      <w:r>
        <w:fldChar w:fldCharType="begin"/>
      </w:r>
      <w:r>
        <w:instrText xml:space="preserve"> REF _Ref106630444 \h </w:instrText>
      </w:r>
      <w:r>
        <w:fldChar w:fldCharType="separate"/>
      </w:r>
      <w:r>
        <w:t xml:space="preserve">Figura </w:t>
      </w:r>
      <w:r>
        <w:rPr>
          <w:noProof/>
        </w:rPr>
        <w:t>6</w:t>
      </w:r>
      <w:r>
        <w:fldChar w:fldCharType="end"/>
      </w:r>
      <w:r>
        <w:t xml:space="preserve"> mostra que os resultados de performance obtidos nas simulações com 2 ou 3 variáveis são iguais e contidas num mesmo intervalo de confiança</w:t>
      </w:r>
    </w:p>
    <w:p w14:paraId="724EC892" w14:textId="77777777" w:rsidR="00333155" w:rsidRDefault="00333155" w:rsidP="00333155">
      <w:pPr>
        <w:pStyle w:val="Mestrado"/>
        <w:keepNext/>
        <w:ind w:hanging="426"/>
      </w:pPr>
      <w:r>
        <w:rPr>
          <w:noProof/>
        </w:rPr>
        <w:drawing>
          <wp:inline distT="0" distB="0" distL="0" distR="0" wp14:anchorId="56569F61" wp14:editId="7BA7293A">
            <wp:extent cx="5904000" cy="2952000"/>
            <wp:effectExtent l="0" t="0" r="190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55AD10A3" w14:textId="57C3A753" w:rsidR="00333155" w:rsidRDefault="00333155" w:rsidP="00333155">
      <w:pPr>
        <w:pStyle w:val="Legenda"/>
        <w:jc w:val="center"/>
      </w:pPr>
      <w:bookmarkStart w:id="322" w:name="_Ref106630444"/>
      <w:r>
        <w:t xml:space="preserve">Figura </w:t>
      </w:r>
      <w:r w:rsidR="006D1D97">
        <w:fldChar w:fldCharType="begin"/>
      </w:r>
      <w:r w:rsidR="006D1D97">
        <w:instrText xml:space="preserve"> SEQ Figura \* ARABIC </w:instrText>
      </w:r>
      <w:r w:rsidR="006D1D97">
        <w:fldChar w:fldCharType="separate"/>
      </w:r>
      <w:r w:rsidR="005636CE">
        <w:rPr>
          <w:noProof/>
        </w:rPr>
        <w:t>6</w:t>
      </w:r>
      <w:r w:rsidR="006D1D97">
        <w:rPr>
          <w:noProof/>
        </w:rPr>
        <w:fldChar w:fldCharType="end"/>
      </w:r>
      <w:bookmarkEnd w:id="322"/>
      <w:r>
        <w:t xml:space="preserve"> - </w:t>
      </w:r>
      <w:r w:rsidRPr="00777E61">
        <w:t xml:space="preserve">Performance média variando o </w:t>
      </w:r>
      <w:r>
        <w:t>número de variáveis do sistema cointegrado</w:t>
      </w:r>
      <w:r w:rsidRPr="00777E61">
        <w:t xml:space="preserve"> (MAE)</w:t>
      </w:r>
    </w:p>
    <w:p w14:paraId="618DB61B" w14:textId="77777777" w:rsidR="004729BE" w:rsidRDefault="004729BE" w:rsidP="004729BE">
      <w:pPr>
        <w:pStyle w:val="Mestrado"/>
        <w:ind w:firstLine="708"/>
      </w:pPr>
    </w:p>
    <w:p w14:paraId="17D36742" w14:textId="5304EE3F" w:rsidR="004729BE" w:rsidRDefault="004729BE" w:rsidP="004729BE">
      <w:pPr>
        <w:pStyle w:val="Mestrado"/>
        <w:ind w:firstLine="708"/>
      </w:pPr>
      <w:r>
        <w:t>Ao aplicar</w:t>
      </w:r>
      <w:r w:rsidRPr="008C7D16">
        <w:t xml:space="preserve"> </w:t>
      </w:r>
      <w:r>
        <w:t xml:space="preserve">uma suavização por média móvel de 12 períodos os modelos VEC apresentam performance igual ou inferior aos modelos ARIMA e VAR conforme </w:t>
      </w:r>
      <w:r>
        <w:fldChar w:fldCharType="begin"/>
      </w:r>
      <w:r>
        <w:instrText xml:space="preserve"> REF _Ref106630829 \h </w:instrText>
      </w:r>
      <w:r>
        <w:fldChar w:fldCharType="separate"/>
      </w:r>
      <w:r>
        <w:t xml:space="preserve">Figura </w:t>
      </w:r>
      <w:r>
        <w:rPr>
          <w:noProof/>
        </w:rPr>
        <w:t>7</w:t>
      </w:r>
      <w:r>
        <w:fldChar w:fldCharType="end"/>
      </w:r>
      <w:r>
        <w:t>.</w:t>
      </w:r>
      <w:r w:rsidRPr="008C7D16">
        <w:t xml:space="preserve"> </w:t>
      </w:r>
      <w:r>
        <w:t>O fato observado mostra que ao utilizar uma média móvel as séries são submetidas a uma espécie de filtro que remove componentes de alta frequência e que afetam diretamente a média da performance dos modelos.</w:t>
      </w:r>
    </w:p>
    <w:p w14:paraId="7F34C5BE" w14:textId="77777777" w:rsidR="004729BE" w:rsidRDefault="004729BE" w:rsidP="004729BE">
      <w:pPr>
        <w:pStyle w:val="Mestrado"/>
        <w:ind w:firstLine="708"/>
      </w:pPr>
    </w:p>
    <w:p w14:paraId="2DE068BB" w14:textId="77777777" w:rsidR="004729BE" w:rsidRDefault="00292651" w:rsidP="004729BE">
      <w:pPr>
        <w:pStyle w:val="Mestrado"/>
        <w:keepNext/>
        <w:ind w:hanging="426"/>
      </w:pPr>
      <w:r>
        <w:rPr>
          <w:noProof/>
        </w:rPr>
        <w:lastRenderedPageBreak/>
        <w:drawing>
          <wp:inline distT="0" distB="0" distL="0" distR="0" wp14:anchorId="611E5AFD" wp14:editId="09F3E440">
            <wp:extent cx="5904000" cy="295200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7784199E" w14:textId="300BCA80" w:rsidR="00333155" w:rsidRDefault="004729BE" w:rsidP="004729BE">
      <w:pPr>
        <w:pStyle w:val="Legenda"/>
        <w:jc w:val="center"/>
      </w:pPr>
      <w:bookmarkStart w:id="323" w:name="_Ref106630829"/>
      <w:r>
        <w:t xml:space="preserve">Figura </w:t>
      </w:r>
      <w:r w:rsidR="006D1D97">
        <w:fldChar w:fldCharType="begin"/>
      </w:r>
      <w:r w:rsidR="006D1D97">
        <w:instrText xml:space="preserve"> SEQ Figura \* ARABIC </w:instrText>
      </w:r>
      <w:r w:rsidR="006D1D97">
        <w:fldChar w:fldCharType="separate"/>
      </w:r>
      <w:r w:rsidR="005636CE">
        <w:rPr>
          <w:noProof/>
        </w:rPr>
        <w:t>7</w:t>
      </w:r>
      <w:r w:rsidR="006D1D97">
        <w:rPr>
          <w:noProof/>
        </w:rPr>
        <w:fldChar w:fldCharType="end"/>
      </w:r>
      <w:bookmarkEnd w:id="323"/>
      <w:r>
        <w:t xml:space="preserve"> - </w:t>
      </w:r>
      <w:r w:rsidRPr="00E22150">
        <w:t xml:space="preserve">Performance média </w:t>
      </w:r>
      <w:r>
        <w:t>aplicando uma média móvel 12 na série temporal</w:t>
      </w:r>
      <w:r w:rsidRPr="00E22150">
        <w:t xml:space="preserve"> (MAE)</w:t>
      </w:r>
    </w:p>
    <w:p w14:paraId="586E6915" w14:textId="77777777" w:rsidR="00C174A8" w:rsidRDefault="00C174A8" w:rsidP="009D079A">
      <w:pPr>
        <w:pStyle w:val="Mestrado"/>
        <w:ind w:firstLine="708"/>
      </w:pPr>
      <w:bookmarkStart w:id="324" w:name="_Hlk97116261"/>
      <w:bookmarkEnd w:id="318"/>
    </w:p>
    <w:p w14:paraId="449B385A" w14:textId="0F76B79B" w:rsidR="00AA3853" w:rsidRDefault="00AA3853" w:rsidP="009D079A">
      <w:pPr>
        <w:pStyle w:val="Mestrado"/>
        <w:ind w:firstLine="708"/>
      </w:pPr>
      <w:r>
        <w:t>De uma forma geral as médias de resíduos dos modelos são iguais ou equivalentes em quase todos os recortes de dados.</w:t>
      </w:r>
    </w:p>
    <w:p w14:paraId="07011FC6" w14:textId="77777777" w:rsidR="00AA3853" w:rsidRDefault="00AA3853" w:rsidP="009D079A">
      <w:pPr>
        <w:pStyle w:val="Mestrado"/>
        <w:ind w:firstLine="708"/>
      </w:pPr>
    </w:p>
    <w:p w14:paraId="14299078" w14:textId="36233916" w:rsidR="00A85B03" w:rsidRDefault="00240DEF" w:rsidP="00A85B03">
      <w:pPr>
        <w:pStyle w:val="Ttulo1"/>
        <w:numPr>
          <w:ilvl w:val="1"/>
          <w:numId w:val="7"/>
        </w:numPr>
      </w:pPr>
      <w:r>
        <w:t>Teste de</w:t>
      </w:r>
      <w:r w:rsidR="00A85B03">
        <w:t xml:space="preserve"> Diebold Mariano</w:t>
      </w:r>
    </w:p>
    <w:p w14:paraId="1CD9F83D" w14:textId="77777777" w:rsidR="00D42A42" w:rsidRDefault="00D42A42" w:rsidP="009D079A">
      <w:pPr>
        <w:pStyle w:val="Mestrado"/>
        <w:ind w:firstLine="708"/>
      </w:pPr>
    </w:p>
    <w:p w14:paraId="47015C43" w14:textId="423AEB70" w:rsidR="00060EC0" w:rsidRDefault="00153FC7" w:rsidP="009D079A">
      <w:pPr>
        <w:pStyle w:val="Mestrado"/>
        <w:ind w:firstLine="708"/>
      </w:pPr>
      <w:r>
        <w:t xml:space="preserve">O teste de Diebold Mariano foi executado para todas as combinações de modelos </w:t>
      </w:r>
      <w:r w:rsidR="00060EC0">
        <w:t xml:space="preserve">com </w:t>
      </w:r>
      <w:r>
        <w:t>níveis de confiança</w:t>
      </w:r>
      <w:r w:rsidR="00060EC0">
        <w:t xml:space="preserve"> </w:t>
      </w:r>
      <w:r w:rsidR="00240DEF">
        <w:t xml:space="preserve">estatísticos </w:t>
      </w:r>
      <w:r w:rsidR="00060EC0">
        <w:t xml:space="preserve">de </w:t>
      </w:r>
      <w:r>
        <w:t>95%. A hipótese nula testada é que</w:t>
      </w:r>
      <w:r w:rsidR="00F31C01">
        <w:t xml:space="preserve"> </w:t>
      </w:r>
      <w:r w:rsidR="00AB04BF">
        <w:t>a acurácia entre os modelos é</w:t>
      </w:r>
      <w:r w:rsidR="00F31C01">
        <w:t xml:space="preserve"> estatisticamente </w:t>
      </w:r>
      <w:r w:rsidR="00AB04BF">
        <w:t xml:space="preserve">igual em </w:t>
      </w:r>
      <w:r w:rsidR="008C667E">
        <w:t>conjunto</w:t>
      </w:r>
      <w:r w:rsidR="00AB04BF">
        <w:t>s</w:t>
      </w:r>
      <w:r w:rsidR="008C667E">
        <w:t xml:space="preserve"> de testes</w:t>
      </w:r>
      <w:r>
        <w:t xml:space="preserve"> fora da amostra. </w:t>
      </w:r>
    </w:p>
    <w:p w14:paraId="695FC6B0" w14:textId="7FF3AC35" w:rsidR="00060EC0" w:rsidRDefault="00060EC0" w:rsidP="009D079A">
      <w:pPr>
        <w:pStyle w:val="Mestrado"/>
        <w:ind w:firstLine="708"/>
      </w:pPr>
      <w:r w:rsidRPr="00060EC0">
        <w:t xml:space="preserve">Foi observado que quanto </w:t>
      </w:r>
      <w:r w:rsidR="00AA3853">
        <w:t>maior</w:t>
      </w:r>
      <w:r w:rsidRPr="00060EC0">
        <w:t xml:space="preserve"> o número de observações da base de dados menor é a distinção de acurácia dos modelos</w:t>
      </w:r>
      <w:r>
        <w:t xml:space="preserve">. </w:t>
      </w:r>
      <w:r w:rsidR="00240DEF">
        <w:t>O</w:t>
      </w:r>
      <w:r>
        <w:t xml:space="preserve"> número de observações </w:t>
      </w:r>
      <w:r w:rsidR="00240DEF">
        <w:t xml:space="preserve">parece influenciar no percentual de modelos com acurácia igual </w:t>
      </w:r>
      <w:r w:rsidR="00AA3853">
        <w:t xml:space="preserve">conforme </w:t>
      </w:r>
      <w:r w:rsidR="00AA3853">
        <w:fldChar w:fldCharType="begin"/>
      </w:r>
      <w:r w:rsidR="00AA3853">
        <w:instrText xml:space="preserve"> REF _Ref106633856 \h </w:instrText>
      </w:r>
      <w:r w:rsidR="00AA3853">
        <w:fldChar w:fldCharType="separate"/>
      </w:r>
      <w:r w:rsidR="00AA3853">
        <w:t xml:space="preserve">Figura </w:t>
      </w:r>
      <w:r w:rsidR="00AA3853">
        <w:rPr>
          <w:noProof/>
        </w:rPr>
        <w:t>8</w:t>
      </w:r>
      <w:r w:rsidR="00AA3853">
        <w:fldChar w:fldCharType="end"/>
      </w:r>
      <w:r w:rsidR="00AA3853">
        <w:t>.</w:t>
      </w:r>
    </w:p>
    <w:p w14:paraId="71822E21" w14:textId="77777777" w:rsidR="00AA3853" w:rsidRDefault="00AA3853" w:rsidP="00AA3853">
      <w:pPr>
        <w:pStyle w:val="Mestrado"/>
        <w:keepNext/>
      </w:pPr>
      <w:r>
        <w:rPr>
          <w:noProof/>
        </w:rPr>
        <w:lastRenderedPageBreak/>
        <w:drawing>
          <wp:inline distT="0" distB="0" distL="0" distR="0" wp14:anchorId="3418F852" wp14:editId="4C604370">
            <wp:extent cx="5354683" cy="2880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16CD2AD0" w14:textId="621655C9" w:rsidR="00AA3853" w:rsidRDefault="00AA3853" w:rsidP="00AA3853">
      <w:pPr>
        <w:pStyle w:val="Legenda"/>
        <w:jc w:val="center"/>
      </w:pPr>
      <w:bookmarkStart w:id="325" w:name="_Ref106633856"/>
      <w:r>
        <w:t xml:space="preserve">Figura </w:t>
      </w:r>
      <w:r w:rsidR="006D1D97">
        <w:fldChar w:fldCharType="begin"/>
      </w:r>
      <w:r w:rsidR="006D1D97">
        <w:instrText xml:space="preserve"> SEQ Figura \* ARABIC </w:instrText>
      </w:r>
      <w:r w:rsidR="006D1D97">
        <w:fldChar w:fldCharType="separate"/>
      </w:r>
      <w:r w:rsidR="005636CE">
        <w:rPr>
          <w:noProof/>
        </w:rPr>
        <w:t>8</w:t>
      </w:r>
      <w:r w:rsidR="006D1D97">
        <w:rPr>
          <w:noProof/>
        </w:rPr>
        <w:fldChar w:fldCharType="end"/>
      </w:r>
      <w:bookmarkEnd w:id="325"/>
      <w:r>
        <w:t xml:space="preserve"> - </w:t>
      </w:r>
      <w:r w:rsidRPr="004F20F4">
        <w:t>Acurácia</w:t>
      </w:r>
      <w:r>
        <w:t xml:space="preserve"> global</w:t>
      </w:r>
      <w:r w:rsidRPr="004F20F4">
        <w:t xml:space="preserve"> dos Modelos, Diebold Mariano</w:t>
      </w:r>
    </w:p>
    <w:p w14:paraId="7067FF2D" w14:textId="227FD13B" w:rsidR="00AA3853" w:rsidRDefault="00AA3853" w:rsidP="00AA3853">
      <w:pPr>
        <w:pStyle w:val="Mestrado"/>
      </w:pPr>
    </w:p>
    <w:p w14:paraId="1C8A877F" w14:textId="0E66D6CA" w:rsidR="00AA3853" w:rsidRDefault="00AA3853" w:rsidP="00AA3853">
      <w:pPr>
        <w:pStyle w:val="Mestrado"/>
      </w:pPr>
      <w:r>
        <w:tab/>
        <w:t xml:space="preserve">O comportamento observado na </w:t>
      </w:r>
      <w:r>
        <w:fldChar w:fldCharType="begin"/>
      </w:r>
      <w:r>
        <w:instrText xml:space="preserve"> REF _Ref106633856 \h </w:instrText>
      </w:r>
      <w:r>
        <w:fldChar w:fldCharType="separate"/>
      </w:r>
      <w:r>
        <w:t xml:space="preserve">Figura </w:t>
      </w:r>
      <w:r>
        <w:rPr>
          <w:noProof/>
        </w:rPr>
        <w:t>8</w:t>
      </w:r>
      <w:r>
        <w:fldChar w:fldCharType="end"/>
      </w:r>
      <w:r>
        <w:t xml:space="preserve"> acontece de forma global, ou seja, para todas as combinações de modelo. Na </w:t>
      </w:r>
      <w:r>
        <w:fldChar w:fldCharType="begin"/>
      </w:r>
      <w:r>
        <w:instrText xml:space="preserve"> REF _Ref106633928 \h </w:instrText>
      </w:r>
      <w:r>
        <w:fldChar w:fldCharType="separate"/>
      </w:r>
      <w:r>
        <w:t xml:space="preserve">Figura </w:t>
      </w:r>
      <w:r>
        <w:rPr>
          <w:noProof/>
        </w:rPr>
        <w:t>9</w:t>
      </w:r>
      <w:r>
        <w:fldChar w:fldCharType="end"/>
      </w:r>
      <w:r>
        <w:t xml:space="preserve"> </w:t>
      </w:r>
      <w:r w:rsidR="00DB46F0">
        <w:t>foi observado o</w:t>
      </w:r>
      <w:r>
        <w:t xml:space="preserve"> mesmo padrão ao comparar os modelos </w:t>
      </w:r>
      <w:r w:rsidRPr="00DB46F0">
        <w:rPr>
          <w:i/>
          <w:iCs/>
        </w:rPr>
        <w:t xml:space="preserve">VAR </w:t>
      </w:r>
      <w:r w:rsidR="00DB46F0" w:rsidRPr="00DB46F0">
        <w:rPr>
          <w:i/>
          <w:iCs/>
        </w:rPr>
        <w:t>vs</w:t>
      </w:r>
      <w:r w:rsidRPr="00DB46F0">
        <w:rPr>
          <w:i/>
          <w:iCs/>
        </w:rPr>
        <w:t xml:space="preserve"> ARIMA</w:t>
      </w:r>
      <w:r>
        <w:t xml:space="preserve"> em uma mesma base de dados. Comportamento este</w:t>
      </w:r>
      <w:r w:rsidR="00DB46F0">
        <w:t xml:space="preserve"> também observado nas comparações entre</w:t>
      </w:r>
      <w:r>
        <w:t xml:space="preserve"> </w:t>
      </w:r>
      <w:r w:rsidRPr="00DB46F0">
        <w:rPr>
          <w:i/>
          <w:iCs/>
        </w:rPr>
        <w:t xml:space="preserve">VEC </w:t>
      </w:r>
      <w:proofErr w:type="spellStart"/>
      <w:r w:rsidRPr="00DB46F0">
        <w:rPr>
          <w:i/>
          <w:iCs/>
        </w:rPr>
        <w:t>vs</w:t>
      </w:r>
      <w:proofErr w:type="spellEnd"/>
      <w:r w:rsidRPr="00DB46F0">
        <w:rPr>
          <w:i/>
          <w:iCs/>
        </w:rPr>
        <w:t xml:space="preserve"> ARIMA</w:t>
      </w:r>
      <w:r>
        <w:t xml:space="preserve"> (</w:t>
      </w:r>
      <w:r>
        <w:fldChar w:fldCharType="begin"/>
      </w:r>
      <w:r>
        <w:instrText xml:space="preserve"> REF _Ref106634008 \h </w:instrText>
      </w:r>
      <w:r>
        <w:fldChar w:fldCharType="separate"/>
      </w:r>
      <w:r>
        <w:t xml:space="preserve">Figura </w:t>
      </w:r>
      <w:r>
        <w:rPr>
          <w:noProof/>
        </w:rPr>
        <w:t>10</w:t>
      </w:r>
      <w:r>
        <w:fldChar w:fldCharType="end"/>
      </w:r>
      <w:r>
        <w:t xml:space="preserve">) e </w:t>
      </w:r>
      <w:r w:rsidRPr="00DB46F0">
        <w:rPr>
          <w:i/>
          <w:iCs/>
        </w:rPr>
        <w:t xml:space="preserve">VEC </w:t>
      </w:r>
      <w:proofErr w:type="spellStart"/>
      <w:r w:rsidRPr="00DB46F0">
        <w:rPr>
          <w:i/>
          <w:iCs/>
        </w:rPr>
        <w:t>vs</w:t>
      </w:r>
      <w:proofErr w:type="spellEnd"/>
      <w:r w:rsidRPr="00DB46F0">
        <w:rPr>
          <w:i/>
          <w:iCs/>
        </w:rPr>
        <w:t xml:space="preserve"> VAR</w:t>
      </w:r>
      <w:r>
        <w:t xml:space="preserve"> (</w:t>
      </w:r>
      <w:r>
        <w:fldChar w:fldCharType="begin"/>
      </w:r>
      <w:r>
        <w:instrText xml:space="preserve"> REF _Ref106634011 \h </w:instrText>
      </w:r>
      <w:r>
        <w:fldChar w:fldCharType="separate"/>
      </w:r>
      <w:r>
        <w:t xml:space="preserve">Figura </w:t>
      </w:r>
      <w:r>
        <w:rPr>
          <w:noProof/>
        </w:rPr>
        <w:t>11</w:t>
      </w:r>
      <w:r>
        <w:fldChar w:fldCharType="end"/>
      </w:r>
      <w:r>
        <w:t>).</w:t>
      </w:r>
    </w:p>
    <w:p w14:paraId="2752A815" w14:textId="77777777" w:rsidR="00AA3853" w:rsidRDefault="00AA3853" w:rsidP="00AA3853">
      <w:pPr>
        <w:pStyle w:val="Mestrado"/>
      </w:pPr>
    </w:p>
    <w:p w14:paraId="3CA46B7A" w14:textId="0ABBF1A7" w:rsidR="00DC66A6" w:rsidRDefault="00DC66A6" w:rsidP="00060EC0">
      <w:pPr>
        <w:pStyle w:val="Legenda"/>
        <w:jc w:val="center"/>
      </w:pPr>
      <w:r>
        <w:rPr>
          <w:noProof/>
        </w:rPr>
        <w:drawing>
          <wp:inline distT="0" distB="0" distL="0" distR="0" wp14:anchorId="67324E56" wp14:editId="728990AA">
            <wp:extent cx="5354683" cy="288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66716C99" w14:textId="15E03475" w:rsidR="00DC66A6" w:rsidRDefault="00060EC0" w:rsidP="00AA3853">
      <w:pPr>
        <w:pStyle w:val="Legenda"/>
        <w:jc w:val="center"/>
      </w:pPr>
      <w:bookmarkStart w:id="326" w:name="_Ref106633928"/>
      <w:r>
        <w:t xml:space="preserve">Figura </w:t>
      </w:r>
      <w:r w:rsidR="006D1D97">
        <w:fldChar w:fldCharType="begin"/>
      </w:r>
      <w:r w:rsidR="006D1D97">
        <w:instrText xml:space="preserve"> SEQ Figura \* ARABIC </w:instrText>
      </w:r>
      <w:r w:rsidR="006D1D97">
        <w:fldChar w:fldCharType="separate"/>
      </w:r>
      <w:r w:rsidR="005636CE">
        <w:rPr>
          <w:noProof/>
        </w:rPr>
        <w:t>9</w:t>
      </w:r>
      <w:r w:rsidR="006D1D97">
        <w:rPr>
          <w:noProof/>
        </w:rPr>
        <w:fldChar w:fldCharType="end"/>
      </w:r>
      <w:bookmarkEnd w:id="326"/>
      <w:r>
        <w:t xml:space="preserve"> - Acurácia dos Modelos</w:t>
      </w:r>
      <w:r w:rsidR="00DC66A6">
        <w:t xml:space="preserve"> VAR vs ARIMA</w:t>
      </w:r>
      <w:r>
        <w:t xml:space="preserve"> , Diebold Mariano</w:t>
      </w:r>
    </w:p>
    <w:p w14:paraId="6BB10E7D" w14:textId="77777777" w:rsidR="00DC66A6" w:rsidRDefault="00DC66A6" w:rsidP="00DC66A6">
      <w:pPr>
        <w:pStyle w:val="Mestrado"/>
        <w:keepNext/>
      </w:pPr>
      <w:r>
        <w:rPr>
          <w:noProof/>
        </w:rPr>
        <w:lastRenderedPageBreak/>
        <w:drawing>
          <wp:inline distT="0" distB="0" distL="0" distR="0" wp14:anchorId="225946DE" wp14:editId="48E77F87">
            <wp:extent cx="5354683"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38C6872A" w14:textId="6CCD0575" w:rsidR="00DC66A6" w:rsidRDefault="00DC66A6" w:rsidP="00DC66A6">
      <w:pPr>
        <w:pStyle w:val="Legenda"/>
        <w:jc w:val="center"/>
      </w:pPr>
      <w:bookmarkStart w:id="327" w:name="_Ref106634008"/>
      <w:r>
        <w:t xml:space="preserve">Figura </w:t>
      </w:r>
      <w:r w:rsidR="006D1D97">
        <w:fldChar w:fldCharType="begin"/>
      </w:r>
      <w:r w:rsidR="006D1D97">
        <w:instrText xml:space="preserve"> SEQ Figura \* ARABIC </w:instrText>
      </w:r>
      <w:r w:rsidR="006D1D97">
        <w:fldChar w:fldCharType="separate"/>
      </w:r>
      <w:r w:rsidR="005636CE">
        <w:rPr>
          <w:noProof/>
        </w:rPr>
        <w:t>10</w:t>
      </w:r>
      <w:r w:rsidR="006D1D97">
        <w:rPr>
          <w:noProof/>
        </w:rPr>
        <w:fldChar w:fldCharType="end"/>
      </w:r>
      <w:bookmarkEnd w:id="327"/>
      <w:r>
        <w:t xml:space="preserve"> - </w:t>
      </w:r>
      <w:r w:rsidRPr="000F7E15">
        <w:t xml:space="preserve">Acurácia dos Modelos </w:t>
      </w:r>
      <w:r>
        <w:t>VEC</w:t>
      </w:r>
      <w:r w:rsidRPr="000F7E15">
        <w:t xml:space="preserve"> vs ARIMA, Diebold Mariano</w:t>
      </w:r>
    </w:p>
    <w:p w14:paraId="0DC5A925" w14:textId="77777777" w:rsidR="00DC66A6" w:rsidRDefault="00DC66A6" w:rsidP="00DC66A6">
      <w:pPr>
        <w:pStyle w:val="Mestrado"/>
        <w:keepNext/>
      </w:pPr>
      <w:r>
        <w:rPr>
          <w:noProof/>
        </w:rPr>
        <w:drawing>
          <wp:inline distT="0" distB="0" distL="0" distR="0" wp14:anchorId="0AD8E904" wp14:editId="4717476A">
            <wp:extent cx="5354683" cy="288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75B7D074" w14:textId="1E8C1862" w:rsidR="00DC66A6" w:rsidRDefault="00DC66A6" w:rsidP="00DC66A6">
      <w:pPr>
        <w:pStyle w:val="Legenda"/>
        <w:jc w:val="center"/>
      </w:pPr>
      <w:bookmarkStart w:id="328" w:name="_Ref106634011"/>
      <w:r>
        <w:t xml:space="preserve">Figura </w:t>
      </w:r>
      <w:r w:rsidR="006D1D97">
        <w:fldChar w:fldCharType="begin"/>
      </w:r>
      <w:r w:rsidR="006D1D97">
        <w:instrText xml:space="preserve"> SEQ Figura \* ARABIC </w:instrText>
      </w:r>
      <w:r w:rsidR="006D1D97">
        <w:fldChar w:fldCharType="separate"/>
      </w:r>
      <w:r w:rsidR="005636CE">
        <w:rPr>
          <w:noProof/>
        </w:rPr>
        <w:t>11</w:t>
      </w:r>
      <w:r w:rsidR="006D1D97">
        <w:rPr>
          <w:noProof/>
        </w:rPr>
        <w:fldChar w:fldCharType="end"/>
      </w:r>
      <w:bookmarkEnd w:id="328"/>
      <w:r>
        <w:t xml:space="preserve"> - </w:t>
      </w:r>
      <w:r w:rsidRPr="00AC5FC5">
        <w:t xml:space="preserve">Acurácia dos Modelos </w:t>
      </w:r>
      <w:r>
        <w:t>VEC</w:t>
      </w:r>
      <w:r w:rsidRPr="00AC5FC5">
        <w:t xml:space="preserve"> vs </w:t>
      </w:r>
      <w:r>
        <w:t>VAR</w:t>
      </w:r>
      <w:r w:rsidRPr="00AC5FC5">
        <w:t xml:space="preserve"> , Diebold Mariano</w:t>
      </w:r>
    </w:p>
    <w:p w14:paraId="094C40BB" w14:textId="550D5BAC" w:rsidR="002A312A" w:rsidRDefault="002A312A" w:rsidP="00076A4C">
      <w:bookmarkStart w:id="329" w:name="_Hlk97116276"/>
      <w:bookmarkEnd w:id="324"/>
    </w:p>
    <w:p w14:paraId="6F98A1DE" w14:textId="713BF1D0" w:rsidR="002A312A" w:rsidRDefault="00DB46F0" w:rsidP="006F28EA">
      <w:pPr>
        <w:pStyle w:val="Mestrado"/>
        <w:ind w:firstLine="708"/>
      </w:pPr>
      <w:r>
        <w:t xml:space="preserve">Mais uma vez, alinhado aos resultados observados nas métricas de resíduos da sessão anterior </w:t>
      </w:r>
      <w:r w:rsidR="003B25C2">
        <w:t xml:space="preserve">ao variar </w:t>
      </w:r>
      <w:r w:rsidR="00E67E3C">
        <w:t>os parâmetros</w:t>
      </w:r>
      <w:r w:rsidR="00AC7DAD">
        <w:t xml:space="preserve"> de simulação </w:t>
      </w:r>
      <w:r w:rsidR="003B25C2">
        <w:t xml:space="preserve">não </w:t>
      </w:r>
      <w:r w:rsidR="00AC7DAD">
        <w:t>foram</w:t>
      </w:r>
      <w:r w:rsidR="003B25C2">
        <w:t xml:space="preserve"> observad</w:t>
      </w:r>
      <w:r w:rsidR="00AC7DAD">
        <w:t>as</w:t>
      </w:r>
      <w:r w:rsidR="003B25C2">
        <w:t xml:space="preserve"> diferenças relevantes </w:t>
      </w:r>
      <w:r w:rsidR="00AC7DAD">
        <w:t>na</w:t>
      </w:r>
      <w:r w:rsidR="003B25C2">
        <w:t xml:space="preserve"> </w:t>
      </w:r>
      <w:r w:rsidR="00AB0ABD">
        <w:t xml:space="preserve">acurácia dos modelos em conjuntos </w:t>
      </w:r>
      <w:r w:rsidR="003B25C2">
        <w:t>fora da amostra</w:t>
      </w:r>
      <w:bookmarkEnd w:id="329"/>
      <w:r w:rsidR="00AC7DAD">
        <w:t>.</w:t>
      </w:r>
    </w:p>
    <w:p w14:paraId="1D644E85" w14:textId="7E0620A0" w:rsidR="002A312A" w:rsidRDefault="002A312A" w:rsidP="00076A4C"/>
    <w:p w14:paraId="06CC9929" w14:textId="77777777" w:rsidR="00DC66A6" w:rsidRDefault="00DC66A6" w:rsidP="009D079A">
      <w:pPr>
        <w:pStyle w:val="Mestrado"/>
        <w:ind w:firstLine="708"/>
      </w:pPr>
      <w:bookmarkStart w:id="330" w:name="_Hlk97116283"/>
    </w:p>
    <w:p w14:paraId="49E1DA0E" w14:textId="2AE3FA2C" w:rsidR="00DC66A6" w:rsidRDefault="00BE5143" w:rsidP="00DC66A6">
      <w:pPr>
        <w:pStyle w:val="Ttulo1"/>
        <w:numPr>
          <w:ilvl w:val="1"/>
          <w:numId w:val="7"/>
        </w:numPr>
      </w:pPr>
      <w:r>
        <w:lastRenderedPageBreak/>
        <w:t xml:space="preserve">Teste de </w:t>
      </w:r>
      <w:r w:rsidR="00DC66A6">
        <w:t>KS e ECDF</w:t>
      </w:r>
      <w:r>
        <w:t>`</w:t>
      </w:r>
      <w:r w:rsidR="00DC66A6">
        <w:t>s</w:t>
      </w:r>
    </w:p>
    <w:p w14:paraId="49011726" w14:textId="77777777" w:rsidR="00DC66A6" w:rsidRDefault="00DC66A6" w:rsidP="009D079A">
      <w:pPr>
        <w:pStyle w:val="Mestrado"/>
        <w:ind w:firstLine="708"/>
      </w:pPr>
    </w:p>
    <w:p w14:paraId="66C53522" w14:textId="77777777" w:rsidR="00BE5143" w:rsidRDefault="00E074C8" w:rsidP="009D079A">
      <w:pPr>
        <w:pStyle w:val="Mestrado"/>
        <w:ind w:firstLine="708"/>
      </w:pPr>
      <w:r>
        <w:t xml:space="preserve">Ao avaliar os </w:t>
      </w:r>
      <w:r w:rsidR="000840A5">
        <w:t>resultados do teste KS</w:t>
      </w:r>
      <w:r w:rsidR="00EE458B">
        <w:t xml:space="preserve"> sobre os erros MAE</w:t>
      </w:r>
      <w:r w:rsidR="000840A5">
        <w:t xml:space="preserve"> observa-se que para quase todas as combinações de parâmetros sem médias móveis não foi possível rejeitar </w:t>
      </w:r>
      <w:r w:rsidR="00A7633D">
        <w:t>(com 95% de confiança) a</w:t>
      </w:r>
      <w:r w:rsidR="000840A5">
        <w:t xml:space="preserve"> hipótese nula de que os resultados de performance dos modelos foram retirados de uma mesma amostra.</w:t>
      </w:r>
    </w:p>
    <w:p w14:paraId="474A3833" w14:textId="19C94849" w:rsidR="00404B07" w:rsidRDefault="00404B07" w:rsidP="009D079A">
      <w:pPr>
        <w:pStyle w:val="Mestrado"/>
        <w:ind w:firstLine="708"/>
      </w:pPr>
      <w:r>
        <w:t xml:space="preserve">Ao observar as curvas de distribuição acumulada, </w:t>
      </w:r>
      <w:r w:rsidR="00BE5143">
        <w:t>(</w:t>
      </w:r>
      <w:r>
        <w:t>alternativa visual a análise de KS</w:t>
      </w:r>
      <w:r w:rsidR="00BE5143">
        <w:t>)</w:t>
      </w:r>
      <w:r>
        <w:t xml:space="preserve"> tem-se uma sobreposição</w:t>
      </w:r>
      <w:r w:rsidR="00BE5143">
        <w:t xml:space="preserve"> destas,</w:t>
      </w:r>
      <w:r>
        <w:t xml:space="preserve"> indicando que não podemos rejeitar a hipótese que estas saíram de uma mesma população,</w:t>
      </w:r>
      <w:r w:rsidR="00BE5143">
        <w:t xml:space="preserve"> ou seja </w:t>
      </w:r>
      <w:r w:rsidR="00E67E3C">
        <w:t>possuem performance</w:t>
      </w:r>
      <w:r>
        <w:t xml:space="preserve"> similar. </w:t>
      </w:r>
    </w:p>
    <w:p w14:paraId="24E231D6" w14:textId="52B7EF7A" w:rsidR="00AC7DAD" w:rsidRDefault="00404B07" w:rsidP="00404B07">
      <w:pPr>
        <w:pStyle w:val="Mestrado"/>
        <w:ind w:firstLine="708"/>
      </w:pPr>
      <w:r>
        <w:t xml:space="preserve">A </w:t>
      </w:r>
      <w:r>
        <w:fldChar w:fldCharType="begin"/>
      </w:r>
      <w:r>
        <w:instrText xml:space="preserve"> REF _Ref106634656 \h </w:instrText>
      </w:r>
      <w:r>
        <w:fldChar w:fldCharType="separate"/>
      </w:r>
      <w:r>
        <w:t xml:space="preserve">Figura </w:t>
      </w:r>
      <w:r>
        <w:rPr>
          <w:noProof/>
        </w:rPr>
        <w:t>12</w:t>
      </w:r>
      <w:r>
        <w:fldChar w:fldCharType="end"/>
      </w:r>
      <w:r>
        <w:t xml:space="preserve"> </w:t>
      </w:r>
      <w:r w:rsidR="00387B10">
        <w:t>mostra as curvas</w:t>
      </w:r>
      <w:r>
        <w:t xml:space="preserve"> de resíduos acumulados </w:t>
      </w:r>
      <w:r w:rsidR="00387B10">
        <w:t>para os</w:t>
      </w:r>
      <w:r>
        <w:t xml:space="preserve"> 3 modelos</w:t>
      </w:r>
      <w:r w:rsidR="00387B10">
        <w:t xml:space="preserve">: </w:t>
      </w:r>
      <w:r>
        <w:t>ARIMA em azul, VAR em amarelo e VEC em vermelho</w:t>
      </w:r>
      <w:r w:rsidR="00387B10">
        <w:t>. Esta se sobrepõe</w:t>
      </w:r>
      <w:r>
        <w:t xml:space="preserve"> para conjuntos de dados com 500 observações</w:t>
      </w:r>
      <w:r w:rsidR="00387B10">
        <w:t xml:space="preserve"> ou menos</w:t>
      </w:r>
      <w:r>
        <w:t xml:space="preserve"> e 3 séries cointegradas.</w:t>
      </w:r>
    </w:p>
    <w:p w14:paraId="18464B46" w14:textId="017663B6" w:rsidR="00AC7DAD" w:rsidRDefault="00AC7DAD" w:rsidP="009D079A">
      <w:pPr>
        <w:pStyle w:val="Mestrado"/>
        <w:ind w:firstLine="708"/>
      </w:pPr>
    </w:p>
    <w:p w14:paraId="27B6E1D4" w14:textId="77777777" w:rsidR="00AC7DAD" w:rsidRDefault="00AC7DAD" w:rsidP="00404B07">
      <w:pPr>
        <w:pStyle w:val="Mestrado"/>
        <w:keepNext/>
      </w:pPr>
      <w:r>
        <w:rPr>
          <w:noProof/>
        </w:rPr>
        <w:drawing>
          <wp:inline distT="0" distB="0" distL="0" distR="0" wp14:anchorId="1CE49543" wp14:editId="38BE5295">
            <wp:extent cx="5759397"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397" cy="3240000"/>
                    </a:xfrm>
                    <a:prstGeom prst="rect">
                      <a:avLst/>
                    </a:prstGeom>
                    <a:noFill/>
                    <a:ln>
                      <a:noFill/>
                    </a:ln>
                  </pic:spPr>
                </pic:pic>
              </a:graphicData>
            </a:graphic>
          </wp:inline>
        </w:drawing>
      </w:r>
    </w:p>
    <w:p w14:paraId="35DBE7E7" w14:textId="45A6FC64" w:rsidR="00AC7DAD" w:rsidRDefault="00AC7DAD" w:rsidP="00AC7DAD">
      <w:pPr>
        <w:pStyle w:val="Legenda"/>
        <w:jc w:val="center"/>
      </w:pPr>
      <w:bookmarkStart w:id="331" w:name="_Ref106634656"/>
      <w:r>
        <w:t xml:space="preserve">Figura </w:t>
      </w:r>
      <w:r w:rsidR="006D1D97">
        <w:fldChar w:fldCharType="begin"/>
      </w:r>
      <w:r w:rsidR="006D1D97">
        <w:instrText xml:space="preserve"> SEQ Figura \* ARABIC </w:instrText>
      </w:r>
      <w:r w:rsidR="006D1D97">
        <w:fldChar w:fldCharType="separate"/>
      </w:r>
      <w:r w:rsidR="005636CE">
        <w:rPr>
          <w:noProof/>
        </w:rPr>
        <w:t>12</w:t>
      </w:r>
      <w:r w:rsidR="006D1D97">
        <w:rPr>
          <w:noProof/>
        </w:rPr>
        <w:fldChar w:fldCharType="end"/>
      </w:r>
      <w:bookmarkEnd w:id="331"/>
      <w:r>
        <w:t xml:space="preserve"> </w:t>
      </w:r>
      <w:r w:rsidR="00404B07">
        <w:t>–</w:t>
      </w:r>
      <w:r>
        <w:t xml:space="preserve"> </w:t>
      </w:r>
      <w:r w:rsidR="00404B07">
        <w:t>Curva de Distribuição acumulada de resíduos MAE para conjuntos de dados com 500 observações e 3 séries cointegradas.</w:t>
      </w:r>
    </w:p>
    <w:p w14:paraId="0E1962E2" w14:textId="19042A43" w:rsidR="00AC7DAD" w:rsidRDefault="00AC7DAD" w:rsidP="009D079A">
      <w:pPr>
        <w:pStyle w:val="Mestrado"/>
        <w:ind w:firstLine="708"/>
      </w:pPr>
    </w:p>
    <w:p w14:paraId="4FD5FD31" w14:textId="75BBDCCC" w:rsidR="00404B07" w:rsidRDefault="00404B07" w:rsidP="009D079A">
      <w:pPr>
        <w:pStyle w:val="Mestrado"/>
        <w:ind w:firstLine="708"/>
      </w:pPr>
      <w:r>
        <w:lastRenderedPageBreak/>
        <w:t xml:space="preserve">O comportamento observado na </w:t>
      </w:r>
      <w:r>
        <w:fldChar w:fldCharType="begin"/>
      </w:r>
      <w:r>
        <w:instrText xml:space="preserve"> REF _Ref106634656 \h </w:instrText>
      </w:r>
      <w:r>
        <w:fldChar w:fldCharType="separate"/>
      </w:r>
      <w:r>
        <w:t xml:space="preserve">Figura </w:t>
      </w:r>
      <w:r>
        <w:rPr>
          <w:noProof/>
        </w:rPr>
        <w:t>12</w:t>
      </w:r>
      <w:r>
        <w:fldChar w:fldCharType="end"/>
      </w:r>
      <w:r>
        <w:t xml:space="preserve"> acontece</w:t>
      </w:r>
      <w:r w:rsidR="00387B10">
        <w:t xml:space="preserve"> também</w:t>
      </w:r>
      <w:r>
        <w:t xml:space="preserve"> na </w:t>
      </w:r>
      <w:r>
        <w:fldChar w:fldCharType="begin"/>
      </w:r>
      <w:r>
        <w:instrText xml:space="preserve"> REF _Ref106634792 \h </w:instrText>
      </w:r>
      <w:r>
        <w:fldChar w:fldCharType="separate"/>
      </w:r>
      <w:r>
        <w:t xml:space="preserve">Figura </w:t>
      </w:r>
      <w:r>
        <w:rPr>
          <w:noProof/>
        </w:rPr>
        <w:t>13</w:t>
      </w:r>
      <w:r>
        <w:fldChar w:fldCharType="end"/>
      </w:r>
      <w:r>
        <w:t xml:space="preserve"> onde ao invés de</w:t>
      </w:r>
      <w:r w:rsidR="00387B10">
        <w:t xml:space="preserve"> tratarmos de</w:t>
      </w:r>
      <w:r>
        <w:t xml:space="preserve"> séries com 500 observações, tem-se séries mais curtas com 250 observações.</w:t>
      </w:r>
    </w:p>
    <w:p w14:paraId="4F97382E" w14:textId="7F3A972D" w:rsidR="00AC7DAD" w:rsidRDefault="00AC7DAD" w:rsidP="009D079A">
      <w:pPr>
        <w:pStyle w:val="Mestrado"/>
        <w:ind w:firstLine="708"/>
      </w:pPr>
    </w:p>
    <w:p w14:paraId="30A497C0" w14:textId="77777777" w:rsidR="00AC7DAD" w:rsidRDefault="00AC7DAD" w:rsidP="00404B07">
      <w:pPr>
        <w:pStyle w:val="Mestrado"/>
        <w:keepNext/>
      </w:pPr>
      <w:r>
        <w:rPr>
          <w:noProof/>
        </w:rPr>
        <w:drawing>
          <wp:inline distT="0" distB="0" distL="0" distR="0" wp14:anchorId="6B8BD3F4" wp14:editId="7F67E6F6">
            <wp:extent cx="5759398" cy="324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398" cy="3240000"/>
                    </a:xfrm>
                    <a:prstGeom prst="rect">
                      <a:avLst/>
                    </a:prstGeom>
                    <a:noFill/>
                    <a:ln>
                      <a:noFill/>
                    </a:ln>
                  </pic:spPr>
                </pic:pic>
              </a:graphicData>
            </a:graphic>
          </wp:inline>
        </w:drawing>
      </w:r>
    </w:p>
    <w:p w14:paraId="05C68732" w14:textId="17649457" w:rsidR="00AC7DAD" w:rsidRDefault="00AC7DAD" w:rsidP="00AC7DAD">
      <w:pPr>
        <w:pStyle w:val="Legenda"/>
        <w:jc w:val="center"/>
      </w:pPr>
      <w:bookmarkStart w:id="332" w:name="_Ref106634792"/>
      <w:r>
        <w:t xml:space="preserve">Figura </w:t>
      </w:r>
      <w:r w:rsidR="006D1D97">
        <w:fldChar w:fldCharType="begin"/>
      </w:r>
      <w:r w:rsidR="006D1D97">
        <w:instrText xml:space="preserve"> SEQ Figura \* ARABIC </w:instrText>
      </w:r>
      <w:r w:rsidR="006D1D97">
        <w:fldChar w:fldCharType="separate"/>
      </w:r>
      <w:r w:rsidR="005636CE">
        <w:rPr>
          <w:noProof/>
        </w:rPr>
        <w:t>13</w:t>
      </w:r>
      <w:r w:rsidR="006D1D97">
        <w:rPr>
          <w:noProof/>
        </w:rPr>
        <w:fldChar w:fldCharType="end"/>
      </w:r>
      <w:bookmarkEnd w:id="332"/>
      <w:r>
        <w:t xml:space="preserve"> - </w:t>
      </w:r>
      <w:r w:rsidR="00404B07">
        <w:t>Curva de Distribuição acumulada de resíduos MAE para conjuntos de dados com 250 observações e 3 séries cointegradas.</w:t>
      </w:r>
    </w:p>
    <w:p w14:paraId="23064CCF" w14:textId="77777777" w:rsidR="0076720D" w:rsidRDefault="0076720D" w:rsidP="0076720D">
      <w:pPr>
        <w:pStyle w:val="Mestrado"/>
        <w:ind w:firstLine="360"/>
      </w:pPr>
      <w:bookmarkStart w:id="333" w:name="_Toc106614873"/>
      <w:bookmarkEnd w:id="330"/>
    </w:p>
    <w:p w14:paraId="6041F83F" w14:textId="6183EB01" w:rsidR="0076720D" w:rsidRDefault="0076720D" w:rsidP="0076720D">
      <w:pPr>
        <w:pStyle w:val="Mestrado"/>
        <w:ind w:firstLine="360"/>
      </w:pPr>
      <w:r>
        <w:t>A análise de KS combinada aos gráficos de ECDF estão alinhados aos resultados anteriores que afirmam que não existe uma diferença significativa de performance dos modelos nos conjuntos de dados testados.</w:t>
      </w:r>
    </w:p>
    <w:p w14:paraId="1CDB67BF" w14:textId="77777777" w:rsidR="009F0F37" w:rsidRDefault="009F0F37" w:rsidP="0076720D">
      <w:pPr>
        <w:pStyle w:val="Mestrado"/>
        <w:ind w:firstLine="360"/>
      </w:pPr>
    </w:p>
    <w:p w14:paraId="3AB4CDF5" w14:textId="7D13C655" w:rsidR="0076720D" w:rsidRDefault="0076720D" w:rsidP="0076720D">
      <w:pPr>
        <w:pStyle w:val="Ttulo1"/>
        <w:numPr>
          <w:ilvl w:val="0"/>
          <w:numId w:val="7"/>
        </w:numPr>
      </w:pPr>
      <w:r>
        <w:t>Estudo de Caso Real</w:t>
      </w:r>
    </w:p>
    <w:p w14:paraId="7AAC9FD7" w14:textId="4B7CE9C6" w:rsidR="0076720D" w:rsidRPr="0076720D" w:rsidRDefault="0076720D" w:rsidP="0076720D">
      <w:pPr>
        <w:rPr>
          <w:rFonts w:ascii="Arial" w:hAnsi="Arial" w:cs="Arial"/>
          <w:szCs w:val="24"/>
        </w:rPr>
      </w:pPr>
    </w:p>
    <w:p w14:paraId="6BB34A29" w14:textId="3D50C3F3" w:rsidR="0076720D" w:rsidRDefault="0076720D" w:rsidP="0076720D">
      <w:pPr>
        <w:pStyle w:val="Mestrado"/>
        <w:ind w:firstLine="708"/>
      </w:pPr>
      <w:del w:id="334" w:author="Guilherme Lima" w:date="2022-06-29T16:20:00Z">
        <w:r w:rsidDel="00065F84">
          <w:delText xml:space="preserve">Para </w:delText>
        </w:r>
      </w:del>
      <w:ins w:id="335" w:author="Guilherme Lima" w:date="2022-06-29T16:20:00Z">
        <w:r w:rsidR="00065F84">
          <w:t>Com intuito de a</w:t>
        </w:r>
      </w:ins>
      <w:r>
        <w:t>vali</w:t>
      </w:r>
      <w:del w:id="336" w:author="Guilherme Lima" w:date="2022-06-29T16:20:00Z">
        <w:r w:rsidDel="00065F84">
          <w:delText>d</w:delText>
        </w:r>
      </w:del>
      <w:r>
        <w:t xml:space="preserve">ar </w:t>
      </w:r>
      <w:ins w:id="337" w:author="Guilherme Lima" w:date="2022-06-29T16:20:00Z">
        <w:r w:rsidR="00065F84">
          <w:t xml:space="preserve">empiricamente </w:t>
        </w:r>
      </w:ins>
      <w:r>
        <w:t xml:space="preserve">as conclusões obtidas </w:t>
      </w:r>
      <w:ins w:id="338" w:author="Guilherme Lima" w:date="2022-06-29T16:21:00Z">
        <w:r w:rsidR="00065F84">
          <w:t xml:space="preserve">no estudo com </w:t>
        </w:r>
      </w:ins>
      <w:del w:id="339" w:author="Guilherme Lima" w:date="2022-06-29T16:21:00Z">
        <w:r w:rsidDel="00065F84">
          <w:delText xml:space="preserve">via </w:delText>
        </w:r>
      </w:del>
      <w:r>
        <w:t>simulações foi realizado um experimento de modelagem com séries temporais reais de cambio (USD/BRL) e inflação acumulada em 12 meses (IPCA).</w:t>
      </w:r>
    </w:p>
    <w:p w14:paraId="632D0C8C" w14:textId="141BBC47" w:rsidR="00E40E7C" w:rsidRDefault="00E57245" w:rsidP="00E40E7C">
      <w:pPr>
        <w:pStyle w:val="Mestrado"/>
        <w:ind w:firstLine="708"/>
      </w:pPr>
      <w:r>
        <w:lastRenderedPageBreak/>
        <w:t xml:space="preserve">Os dados utilizados foram extraídos da </w:t>
      </w:r>
      <w:r w:rsidRPr="00E57245">
        <w:t>plataforma financeira e site de notícias</w:t>
      </w:r>
      <w:r>
        <w:t xml:space="preserve"> do mercado financeiro </w:t>
      </w:r>
      <w:r w:rsidRPr="00E40E7C">
        <w:rPr>
          <w:b/>
          <w:bCs/>
        </w:rPr>
        <w:t>Investing.com</w:t>
      </w:r>
      <w:r w:rsidR="00E40E7C">
        <w:t>.</w:t>
      </w:r>
      <w:r w:rsidRPr="00E57245">
        <w:t xml:space="preserve"> </w:t>
      </w:r>
      <w:r w:rsidR="00E40E7C">
        <w:t xml:space="preserve">A série de inflação escolhida foi o </w:t>
      </w:r>
      <w:hyperlink r:id="rId30" w:history="1">
        <w:r w:rsidR="00E40E7C" w:rsidRPr="00E40E7C">
          <w:rPr>
            <w:rStyle w:val="Hyperlink"/>
          </w:rPr>
          <w:t>IPCA</w:t>
        </w:r>
      </w:hyperlink>
      <w:r w:rsidR="00E40E7C">
        <w:t xml:space="preserve"> e a de taxa de câmbio foi a </w:t>
      </w:r>
      <w:hyperlink r:id="rId31" w:history="1">
        <w:r w:rsidR="00E40E7C" w:rsidRPr="00E40E7C">
          <w:rPr>
            <w:rStyle w:val="Hyperlink"/>
          </w:rPr>
          <w:t>USD-BRL</w:t>
        </w:r>
      </w:hyperlink>
      <w:r w:rsidR="00E40E7C">
        <w:t>.</w:t>
      </w:r>
    </w:p>
    <w:p w14:paraId="660712EE" w14:textId="452CCC24" w:rsidR="00E40E7C" w:rsidRDefault="00E40E7C" w:rsidP="00E40E7C">
      <w:pPr>
        <w:pStyle w:val="Mestrado"/>
        <w:ind w:firstLine="708"/>
      </w:pPr>
      <w:r>
        <w:t>Ao observar a série de dados de IPCA vs USDBRL em dois eixos verticais independentes e ao longo do tempo é possível perceber que existe uma relação de longo prazo entre elas até meados de 2017, onde realmente existe uma quebra estrutural</w:t>
      </w:r>
      <w:r w:rsidR="00F2591C">
        <w:t xml:space="preserve">, conforme </w:t>
      </w:r>
      <w:r w:rsidR="00F2591C">
        <w:fldChar w:fldCharType="begin"/>
      </w:r>
      <w:r w:rsidR="00F2591C">
        <w:instrText xml:space="preserve"> REF _Ref106636895 \h </w:instrText>
      </w:r>
      <w:r w:rsidR="00F2591C">
        <w:fldChar w:fldCharType="separate"/>
      </w:r>
      <w:r w:rsidR="00F2591C">
        <w:t xml:space="preserve">Figura </w:t>
      </w:r>
      <w:r w:rsidR="00F2591C">
        <w:rPr>
          <w:noProof/>
        </w:rPr>
        <w:t>14</w:t>
      </w:r>
      <w:r w:rsidR="00F2591C">
        <w:fldChar w:fldCharType="end"/>
      </w:r>
      <w:r w:rsidR="00F2591C">
        <w:t>.</w:t>
      </w:r>
    </w:p>
    <w:p w14:paraId="25D74277" w14:textId="77777777" w:rsidR="00E40E7C" w:rsidRDefault="00E40E7C" w:rsidP="00F2591C">
      <w:pPr>
        <w:pStyle w:val="Mestrado"/>
        <w:keepNext/>
        <w:ind w:hanging="567"/>
      </w:pPr>
      <w:r>
        <w:rPr>
          <w:noProof/>
        </w:rPr>
        <w:drawing>
          <wp:inline distT="0" distB="0" distL="0" distR="0" wp14:anchorId="396198F1" wp14:editId="2AC3F129">
            <wp:extent cx="6166451" cy="2160000"/>
            <wp:effectExtent l="19050" t="19050" r="25400" b="1206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6451" cy="2160000"/>
                    </a:xfrm>
                    <a:prstGeom prst="rect">
                      <a:avLst/>
                    </a:prstGeom>
                    <a:noFill/>
                    <a:ln>
                      <a:solidFill>
                        <a:schemeClr val="tx1"/>
                      </a:solidFill>
                    </a:ln>
                  </pic:spPr>
                </pic:pic>
              </a:graphicData>
            </a:graphic>
          </wp:inline>
        </w:drawing>
      </w:r>
    </w:p>
    <w:p w14:paraId="4E1D9E6E" w14:textId="1C1173A1" w:rsidR="00E40E7C" w:rsidRDefault="00E40E7C" w:rsidP="00F2591C">
      <w:pPr>
        <w:pStyle w:val="Legenda"/>
        <w:jc w:val="center"/>
      </w:pPr>
      <w:bookmarkStart w:id="340" w:name="_Ref106636895"/>
      <w:r>
        <w:t xml:space="preserve">Figura </w:t>
      </w:r>
      <w:r w:rsidR="006D1D97">
        <w:fldChar w:fldCharType="begin"/>
      </w:r>
      <w:r w:rsidR="006D1D97">
        <w:instrText xml:space="preserve"> SEQ Figura \* ARABIC </w:instrText>
      </w:r>
      <w:r w:rsidR="006D1D97">
        <w:fldChar w:fldCharType="separate"/>
      </w:r>
      <w:r w:rsidR="005636CE">
        <w:rPr>
          <w:noProof/>
        </w:rPr>
        <w:t>14</w:t>
      </w:r>
      <w:r w:rsidR="006D1D97">
        <w:rPr>
          <w:noProof/>
        </w:rPr>
        <w:fldChar w:fldCharType="end"/>
      </w:r>
      <w:bookmarkEnd w:id="340"/>
      <w:r>
        <w:t xml:space="preserve"> - </w:t>
      </w:r>
      <w:r w:rsidRPr="003B4914">
        <w:t>USDBRL vs IPCA</w:t>
      </w:r>
      <w:r>
        <w:t xml:space="preserve"> | Séries Temporais em 2 eixos</w:t>
      </w:r>
      <w:r w:rsidR="00F2591C">
        <w:t xml:space="preserve"> verticais</w:t>
      </w:r>
    </w:p>
    <w:p w14:paraId="4CB5D9D4" w14:textId="77777777" w:rsidR="00F2591C" w:rsidRDefault="00E40E7C" w:rsidP="00E40E7C">
      <w:pPr>
        <w:pStyle w:val="Mestrado"/>
        <w:ind w:hanging="993"/>
      </w:pPr>
      <w:r>
        <w:t xml:space="preserve"> </w:t>
      </w:r>
    </w:p>
    <w:p w14:paraId="13145F79" w14:textId="3C7A95A1" w:rsidR="00F46A74" w:rsidRDefault="00F2591C" w:rsidP="00F2591C">
      <w:pPr>
        <w:pStyle w:val="Mestrado"/>
        <w:ind w:firstLine="708"/>
      </w:pPr>
      <w:r>
        <w:t>Dada essa mudança estrutural, possivelmente motivada por crises econômicas e políticas, como por exemplo o i</w:t>
      </w:r>
      <w:r w:rsidRPr="00F2591C">
        <w:t xml:space="preserve">mpeachment </w:t>
      </w:r>
      <w:r>
        <w:t>da presidente</w:t>
      </w:r>
      <w:del w:id="341" w:author="Guilherme Lima" w:date="2022-06-29T16:21:00Z">
        <w:r w:rsidDel="00065F84">
          <w:delText xml:space="preserve"> do Brasil</w:delText>
        </w:r>
      </w:del>
      <w:r w:rsidRPr="00F2591C">
        <w:t xml:space="preserve"> Dilma Rousseff</w:t>
      </w:r>
      <w:r>
        <w:t xml:space="preserve">, foi definido que o estudo em questão iria </w:t>
      </w:r>
      <w:r w:rsidR="00F46A74">
        <w:t xml:space="preserve">utilizar como período para treinamento dos modelos dados até dezembro de 2015, e os oito primeiros meses de 2016 serão utilizados para validação, conforme </w:t>
      </w:r>
      <w:r w:rsidR="00F46A74">
        <w:fldChar w:fldCharType="begin"/>
      </w:r>
      <w:r w:rsidR="00F46A74">
        <w:instrText xml:space="preserve"> REF _Ref106637342 \h </w:instrText>
      </w:r>
      <w:r w:rsidR="00F46A74">
        <w:fldChar w:fldCharType="separate"/>
      </w:r>
      <w:r w:rsidR="00F46A74">
        <w:t xml:space="preserve">Tabela </w:t>
      </w:r>
      <w:r w:rsidR="00F46A74">
        <w:rPr>
          <w:noProof/>
        </w:rPr>
        <w:t>3</w:t>
      </w:r>
      <w:r w:rsidR="00F46A74">
        <w:fldChar w:fldCharType="end"/>
      </w:r>
      <w:r w:rsidR="00F46A74">
        <w:t>.</w:t>
      </w:r>
    </w:p>
    <w:p w14:paraId="73281C70" w14:textId="3D9A20B8" w:rsidR="00F46A74" w:rsidRDefault="00F46A74" w:rsidP="00F46A74">
      <w:pPr>
        <w:pStyle w:val="Legenda"/>
        <w:keepNext/>
        <w:jc w:val="center"/>
      </w:pPr>
      <w:bookmarkStart w:id="342" w:name="_Ref106637342"/>
      <w:r>
        <w:t xml:space="preserve">Tabela </w:t>
      </w:r>
      <w:r w:rsidR="006D1D97">
        <w:fldChar w:fldCharType="begin"/>
      </w:r>
      <w:r w:rsidR="006D1D97">
        <w:instrText xml:space="preserve"> SEQ Tabela \* ARABIC </w:instrText>
      </w:r>
      <w:r w:rsidR="006D1D97">
        <w:fldChar w:fldCharType="separate"/>
      </w:r>
      <w:r>
        <w:rPr>
          <w:noProof/>
        </w:rPr>
        <w:t>3</w:t>
      </w:r>
      <w:r w:rsidR="006D1D97">
        <w:rPr>
          <w:noProof/>
        </w:rPr>
        <w:fldChar w:fldCharType="end"/>
      </w:r>
      <w:bookmarkEnd w:id="342"/>
      <w:r>
        <w:t xml:space="preserve"> - </w:t>
      </w:r>
      <w:r w:rsidRPr="00452ECD">
        <w:t xml:space="preserve">Parâmetros </w:t>
      </w:r>
      <w:r>
        <w:t>para modelagem</w:t>
      </w:r>
    </w:p>
    <w:tbl>
      <w:tblPr>
        <w:tblStyle w:val="TabeladeGrade1Clara"/>
        <w:tblW w:w="8642" w:type="dxa"/>
        <w:jc w:val="center"/>
        <w:tblLayout w:type="fixed"/>
        <w:tblLook w:val="04A0" w:firstRow="1" w:lastRow="0" w:firstColumn="1" w:lastColumn="0" w:noHBand="0" w:noVBand="1"/>
      </w:tblPr>
      <w:tblGrid>
        <w:gridCol w:w="5949"/>
        <w:gridCol w:w="2693"/>
      </w:tblGrid>
      <w:tr w:rsidR="00F46A74" w14:paraId="38C66C88"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64D7F88F" w14:textId="77777777" w:rsidR="00F46A74" w:rsidRDefault="00F46A74" w:rsidP="007852A7">
            <w:pPr>
              <w:jc w:val="center"/>
            </w:pPr>
            <w:r>
              <w:t>Parâmetros</w:t>
            </w:r>
          </w:p>
        </w:tc>
        <w:tc>
          <w:tcPr>
            <w:tcW w:w="2693" w:type="dxa"/>
          </w:tcPr>
          <w:p w14:paraId="4C677A2A" w14:textId="77777777" w:rsidR="00F46A74" w:rsidRDefault="00F46A74" w:rsidP="007852A7">
            <w:pPr>
              <w:jc w:val="center"/>
              <w:cnfStyle w:val="100000000000" w:firstRow="1" w:lastRow="0" w:firstColumn="0" w:lastColumn="0" w:oddVBand="0" w:evenVBand="0" w:oddHBand="0" w:evenHBand="0" w:firstRowFirstColumn="0" w:firstRowLastColumn="0" w:lastRowFirstColumn="0" w:lastRowLastColumn="0"/>
            </w:pPr>
            <w:r>
              <w:t>Valor</w:t>
            </w:r>
          </w:p>
        </w:tc>
      </w:tr>
      <w:tr w:rsidR="00F46A74" w14:paraId="03ABEA81"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F3E7DFD" w14:textId="5549F23E" w:rsidR="00F46A74" w:rsidRPr="00A433EF" w:rsidRDefault="00F46A74" w:rsidP="007852A7">
            <w:pPr>
              <w:jc w:val="center"/>
              <w:rPr>
                <w:b w:val="0"/>
                <w:bCs w:val="0"/>
              </w:rPr>
            </w:pPr>
            <w:r>
              <w:rPr>
                <w:b w:val="0"/>
                <w:bCs w:val="0"/>
              </w:rPr>
              <w:t>Início período de Treino</w:t>
            </w:r>
          </w:p>
        </w:tc>
        <w:tc>
          <w:tcPr>
            <w:tcW w:w="2693" w:type="dxa"/>
          </w:tcPr>
          <w:p w14:paraId="0B7431EC" w14:textId="3138DE6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2000-01-01</w:t>
            </w:r>
          </w:p>
        </w:tc>
      </w:tr>
      <w:tr w:rsidR="000974EA" w14:paraId="6586B183"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3C5AF242" w14:textId="6F2C04DF" w:rsidR="000974EA" w:rsidRDefault="000974EA" w:rsidP="007852A7">
            <w:pPr>
              <w:jc w:val="center"/>
              <w:rPr>
                <w:b w:val="0"/>
                <w:bCs w:val="0"/>
              </w:rPr>
            </w:pPr>
            <w:r>
              <w:rPr>
                <w:b w:val="0"/>
                <w:bCs w:val="0"/>
              </w:rPr>
              <w:t>Fim do período de Treino</w:t>
            </w:r>
          </w:p>
        </w:tc>
        <w:tc>
          <w:tcPr>
            <w:tcW w:w="2693" w:type="dxa"/>
          </w:tcPr>
          <w:p w14:paraId="080C9397" w14:textId="6FB0F326" w:rsidR="000974EA" w:rsidRPr="000974EA"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2015-12-01</w:t>
            </w:r>
          </w:p>
        </w:tc>
      </w:tr>
      <w:tr w:rsidR="00F46A74" w14:paraId="798823FB"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54FFA14" w14:textId="5658895B" w:rsidR="00F46A74" w:rsidRPr="00A433EF" w:rsidRDefault="00F46A74" w:rsidP="007852A7">
            <w:pPr>
              <w:jc w:val="center"/>
              <w:rPr>
                <w:b w:val="0"/>
                <w:bCs w:val="0"/>
              </w:rPr>
            </w:pPr>
            <w:r>
              <w:rPr>
                <w:b w:val="0"/>
                <w:bCs w:val="0"/>
              </w:rPr>
              <w:t xml:space="preserve">Início período de </w:t>
            </w:r>
            <w:r w:rsidR="000974EA">
              <w:rPr>
                <w:b w:val="0"/>
                <w:bCs w:val="0"/>
              </w:rPr>
              <w:t>Validação</w:t>
            </w:r>
          </w:p>
        </w:tc>
        <w:tc>
          <w:tcPr>
            <w:tcW w:w="2693" w:type="dxa"/>
          </w:tcPr>
          <w:p w14:paraId="1839B958" w14:textId="2089978F"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2016-01-01</w:t>
            </w:r>
          </w:p>
        </w:tc>
      </w:tr>
      <w:tr w:rsidR="00F46A74" w14:paraId="02CD0522"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6D94B2B" w14:textId="1F11430B" w:rsidR="00F46A74" w:rsidRPr="00A433EF" w:rsidRDefault="00F46A74" w:rsidP="007852A7">
            <w:pPr>
              <w:jc w:val="center"/>
              <w:rPr>
                <w:b w:val="0"/>
                <w:bCs w:val="0"/>
              </w:rPr>
            </w:pPr>
            <w:r>
              <w:rPr>
                <w:b w:val="0"/>
                <w:bCs w:val="0"/>
              </w:rPr>
              <w:t>Fim do período de Validação</w:t>
            </w:r>
          </w:p>
        </w:tc>
        <w:tc>
          <w:tcPr>
            <w:tcW w:w="2693" w:type="dxa"/>
          </w:tcPr>
          <w:p w14:paraId="09259B8C" w14:textId="2F92EB1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2016-08-01</w:t>
            </w:r>
          </w:p>
        </w:tc>
      </w:tr>
    </w:tbl>
    <w:p w14:paraId="14756BDA" w14:textId="77B748FB" w:rsidR="00F46A74" w:rsidRDefault="00F46A74" w:rsidP="00F2591C">
      <w:pPr>
        <w:pStyle w:val="Mestrado"/>
        <w:ind w:firstLine="708"/>
      </w:pPr>
    </w:p>
    <w:p w14:paraId="717A7030" w14:textId="255D95ED" w:rsidR="00F46A74" w:rsidRDefault="000974EA" w:rsidP="000974EA">
      <w:pPr>
        <w:pStyle w:val="Mestrado"/>
      </w:pPr>
      <w:r>
        <w:tab/>
        <w:t xml:space="preserve">Na </w:t>
      </w:r>
      <w:r>
        <w:fldChar w:fldCharType="begin"/>
      </w:r>
      <w:r>
        <w:instrText xml:space="preserve"> REF _Ref106637510 \h </w:instrText>
      </w:r>
      <w:r>
        <w:fldChar w:fldCharType="separate"/>
      </w:r>
      <w:r>
        <w:t xml:space="preserve">Figura </w:t>
      </w:r>
      <w:r>
        <w:rPr>
          <w:noProof/>
        </w:rPr>
        <w:t>15</w:t>
      </w:r>
      <w:r>
        <w:fldChar w:fldCharType="end"/>
      </w:r>
      <w:r>
        <w:t xml:space="preserve"> as linhas contínuas representam os dados no período de treino do modelo e os dados com marcadores redondos representam os dados do período de teste.</w:t>
      </w:r>
    </w:p>
    <w:p w14:paraId="7383F88D" w14:textId="77777777" w:rsidR="00F46A74" w:rsidRDefault="00F46A74" w:rsidP="00F46A74">
      <w:pPr>
        <w:pStyle w:val="Mestrado"/>
        <w:keepNext/>
        <w:ind w:hanging="567"/>
      </w:pPr>
      <w:r>
        <w:rPr>
          <w:noProof/>
        </w:rPr>
        <w:lastRenderedPageBreak/>
        <w:drawing>
          <wp:inline distT="0" distB="0" distL="0" distR="0" wp14:anchorId="3AD9222D" wp14:editId="6AF604D8">
            <wp:extent cx="6166452" cy="2160000"/>
            <wp:effectExtent l="19050" t="19050" r="25400" b="120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0429FA4C" w14:textId="598FD2D4" w:rsidR="00F2591C" w:rsidRDefault="00F46A74" w:rsidP="00F46A74">
      <w:pPr>
        <w:pStyle w:val="Legenda"/>
        <w:jc w:val="center"/>
      </w:pPr>
      <w:bookmarkStart w:id="343" w:name="_Ref106637510"/>
      <w:r>
        <w:t xml:space="preserve">Figura </w:t>
      </w:r>
      <w:r w:rsidR="006D1D97">
        <w:fldChar w:fldCharType="begin"/>
      </w:r>
      <w:r w:rsidR="006D1D97">
        <w:instrText xml:space="preserve"> SEQ Figura \* ARABIC </w:instrText>
      </w:r>
      <w:r w:rsidR="006D1D97">
        <w:fldChar w:fldCharType="separate"/>
      </w:r>
      <w:r w:rsidR="005636CE">
        <w:rPr>
          <w:noProof/>
        </w:rPr>
        <w:t>15</w:t>
      </w:r>
      <w:r w:rsidR="006D1D97">
        <w:rPr>
          <w:noProof/>
        </w:rPr>
        <w:fldChar w:fldCharType="end"/>
      </w:r>
      <w:bookmarkEnd w:id="343"/>
      <w:r>
        <w:t xml:space="preserve"> - </w:t>
      </w:r>
      <w:r w:rsidRPr="00BB16A2">
        <w:t>USDBRL vs IPCA | Séries Temporai</w:t>
      </w:r>
      <w:r>
        <w:t>s | Segmentados por Período de Treino e Teste</w:t>
      </w:r>
    </w:p>
    <w:p w14:paraId="4136D86E" w14:textId="13ABAC7D" w:rsidR="000974EA" w:rsidRDefault="000974EA" w:rsidP="00C263C1">
      <w:pPr>
        <w:pStyle w:val="Mestrado"/>
      </w:pPr>
    </w:p>
    <w:p w14:paraId="663B35C7" w14:textId="1B38CC96" w:rsidR="00C263C1" w:rsidRDefault="00C263C1" w:rsidP="001D6405">
      <w:pPr>
        <w:pStyle w:val="Mestrado"/>
        <w:ind w:firstLine="708"/>
      </w:pPr>
      <w:r w:rsidRPr="00C263C1">
        <w:t>Foi testada se as séries são I(1), ou seja, estacionárias somente em primeiras diferenças.</w:t>
      </w:r>
      <w:r>
        <w:t xml:space="preserve"> Tanto a série de inflação, quanto a taxa de cambio são </w:t>
      </w:r>
      <w:r w:rsidR="001D6405">
        <w:t xml:space="preserve">integradas de ordem 1 e estacionárias em primeiras diferenças, conforme </w:t>
      </w:r>
      <w:r w:rsidR="001D6405">
        <w:fldChar w:fldCharType="begin"/>
      </w:r>
      <w:r w:rsidR="001D6405">
        <w:instrText xml:space="preserve"> REF _Ref106638025 \h </w:instrText>
      </w:r>
      <w:r w:rsidR="001D6405">
        <w:fldChar w:fldCharType="separate"/>
      </w:r>
      <w:r w:rsidR="001D6405">
        <w:t xml:space="preserve">Tabela </w:t>
      </w:r>
      <w:r w:rsidR="001D6405">
        <w:rPr>
          <w:noProof/>
        </w:rPr>
        <w:t>4</w:t>
      </w:r>
      <w:r w:rsidR="001D6405">
        <w:fldChar w:fldCharType="end"/>
      </w:r>
      <w:r w:rsidR="001D6405">
        <w:t>.</w:t>
      </w:r>
    </w:p>
    <w:p w14:paraId="5D67930B" w14:textId="0B27F085" w:rsidR="00C263C1" w:rsidRDefault="00C263C1" w:rsidP="00C263C1">
      <w:pPr>
        <w:pStyle w:val="Legenda"/>
        <w:keepNext/>
        <w:jc w:val="center"/>
      </w:pPr>
      <w:bookmarkStart w:id="344" w:name="_Ref106638025"/>
      <w:bookmarkStart w:id="345" w:name="_Ref106638001"/>
      <w:r>
        <w:t xml:space="preserve">Tabela </w:t>
      </w:r>
      <w:r w:rsidR="006D1D97">
        <w:fldChar w:fldCharType="begin"/>
      </w:r>
      <w:r w:rsidR="006D1D97">
        <w:instrText xml:space="preserve"> SEQ Tabela \* ARAB</w:instrText>
      </w:r>
      <w:r w:rsidR="006D1D97">
        <w:instrText xml:space="preserve">IC </w:instrText>
      </w:r>
      <w:r w:rsidR="006D1D97">
        <w:fldChar w:fldCharType="separate"/>
      </w:r>
      <w:r w:rsidR="001D6405">
        <w:rPr>
          <w:noProof/>
        </w:rPr>
        <w:t>4</w:t>
      </w:r>
      <w:r w:rsidR="006D1D97">
        <w:rPr>
          <w:noProof/>
        </w:rPr>
        <w:fldChar w:fldCharType="end"/>
      </w:r>
      <w:bookmarkEnd w:id="344"/>
      <w:r>
        <w:t xml:space="preserve"> </w:t>
      </w:r>
      <w:r w:rsidR="001D6405">
        <w:t>–</w:t>
      </w:r>
      <w:r>
        <w:t xml:space="preserve"> </w:t>
      </w:r>
      <w:bookmarkEnd w:id="345"/>
      <w:r w:rsidR="001D6405">
        <w:t>ADF test</w:t>
      </w:r>
    </w:p>
    <w:tbl>
      <w:tblPr>
        <w:tblStyle w:val="TabeladeGrade1Clara"/>
        <w:tblW w:w="8642" w:type="dxa"/>
        <w:jc w:val="center"/>
        <w:tblLayout w:type="fixed"/>
        <w:tblLook w:val="04A0" w:firstRow="1" w:lastRow="0" w:firstColumn="1" w:lastColumn="0" w:noHBand="0" w:noVBand="1"/>
      </w:tblPr>
      <w:tblGrid>
        <w:gridCol w:w="2405"/>
        <w:gridCol w:w="6237"/>
      </w:tblGrid>
      <w:tr w:rsidR="00C263C1" w14:paraId="43F39232" w14:textId="77777777" w:rsidTr="00C263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980EA0E" w14:textId="77777777" w:rsidR="00C263C1" w:rsidRDefault="00C263C1" w:rsidP="007852A7">
            <w:pPr>
              <w:jc w:val="center"/>
            </w:pPr>
            <w:r>
              <w:t>Parâmetros</w:t>
            </w:r>
          </w:p>
        </w:tc>
        <w:tc>
          <w:tcPr>
            <w:tcW w:w="6237" w:type="dxa"/>
          </w:tcPr>
          <w:p w14:paraId="11A00BDB" w14:textId="64286645" w:rsidR="00C263C1" w:rsidRDefault="00C263C1" w:rsidP="007852A7">
            <w:pPr>
              <w:jc w:val="center"/>
              <w:cnfStyle w:val="100000000000" w:firstRow="1" w:lastRow="0" w:firstColumn="0" w:lastColumn="0" w:oddVBand="0" w:evenVBand="0" w:oddHBand="0" w:evenHBand="0" w:firstRowFirstColumn="0" w:firstRowLastColumn="0" w:lastRowFirstColumn="0" w:lastRowLastColumn="0"/>
            </w:pPr>
            <w:r w:rsidRPr="00C263C1">
              <w:t>Augmented Dickey-Fuller Test</w:t>
            </w:r>
          </w:p>
        </w:tc>
      </w:tr>
      <w:tr w:rsidR="00C263C1" w14:paraId="17D80E40"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3C667F" w14:textId="10E5B46F" w:rsidR="00C263C1" w:rsidRPr="00A433EF" w:rsidRDefault="00C263C1" w:rsidP="007852A7">
            <w:pPr>
              <w:jc w:val="center"/>
              <w:rPr>
                <w:b w:val="0"/>
                <w:bCs w:val="0"/>
              </w:rPr>
            </w:pPr>
            <w:r>
              <w:t>USDBRL</w:t>
            </w:r>
          </w:p>
        </w:tc>
        <w:tc>
          <w:tcPr>
            <w:tcW w:w="6237" w:type="dxa"/>
          </w:tcPr>
          <w:p w14:paraId="61D85364"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-1.1735, </w:t>
            </w:r>
          </w:p>
          <w:p w14:paraId="0F7DD979"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3D863F2" w14:textId="6A0CA1AA"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0.9084,</w:t>
            </w:r>
          </w:p>
          <w:p w14:paraId="12350A47" w14:textId="3F7F1295" w:rsid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5379BAB9"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A77987" w14:textId="3A0A332E" w:rsidR="00C263C1" w:rsidRDefault="00C263C1" w:rsidP="007852A7">
            <w:pPr>
              <w:jc w:val="center"/>
              <w:rPr>
                <w:b w:val="0"/>
                <w:bCs w:val="0"/>
              </w:rPr>
            </w:pPr>
            <w:r>
              <w:t>IPCA</w:t>
            </w:r>
          </w:p>
        </w:tc>
        <w:tc>
          <w:tcPr>
            <w:tcW w:w="6237" w:type="dxa"/>
          </w:tcPr>
          <w:p w14:paraId="6B3228C1"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-2.8891, </w:t>
            </w:r>
          </w:p>
          <w:p w14:paraId="4756B85F"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23C9A41" w14:textId="1642CA14"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0.2041</w:t>
            </w:r>
            <w:r w:rsidR="001D6405" w:rsidRPr="0023719F">
              <w:rPr>
                <w:lang w:val="en-US"/>
              </w:rPr>
              <w:t>,</w:t>
            </w:r>
          </w:p>
          <w:p w14:paraId="71EE066F" w14:textId="09F67F7E" w:rsidR="00C263C1" w:rsidRPr="000974EA" w:rsidRDefault="00C263C1" w:rsidP="007852A7">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38B86E44"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0893CD" w14:textId="42E79B0B" w:rsidR="00C263C1" w:rsidRDefault="00C263C1" w:rsidP="007852A7">
            <w:pPr>
              <w:jc w:val="center"/>
            </w:pPr>
            <w:r w:rsidRPr="00C263C1">
              <w:t xml:space="preserve">Δ </w:t>
            </w:r>
            <w:r>
              <w:t>USDBRL</w:t>
            </w:r>
          </w:p>
        </w:tc>
        <w:tc>
          <w:tcPr>
            <w:tcW w:w="6237" w:type="dxa"/>
          </w:tcPr>
          <w:p w14:paraId="6BFEBF66"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-4.5634,</w:t>
            </w:r>
          </w:p>
          <w:p w14:paraId="046E466B"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 </w:t>
            </w:r>
          </w:p>
          <w:p w14:paraId="3329C2CF" w14:textId="1B4F17BE"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0.01</w:t>
            </w:r>
            <w:r w:rsidR="001D6405" w:rsidRPr="0023719F">
              <w:rPr>
                <w:lang w:val="en-US"/>
              </w:rPr>
              <w:t>,</w:t>
            </w:r>
          </w:p>
          <w:p w14:paraId="451B05C0" w14:textId="15903810"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6C0AFAB2"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3F4B045" w14:textId="3F370011" w:rsidR="00C263C1" w:rsidRDefault="00C263C1" w:rsidP="007852A7">
            <w:pPr>
              <w:jc w:val="center"/>
            </w:pPr>
            <w:r w:rsidRPr="00C263C1">
              <w:t xml:space="preserve">Δ </w:t>
            </w:r>
            <w:r>
              <w:t>IPCA</w:t>
            </w:r>
          </w:p>
        </w:tc>
        <w:tc>
          <w:tcPr>
            <w:tcW w:w="6237" w:type="dxa"/>
          </w:tcPr>
          <w:p w14:paraId="5D0633BE"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-5.0791,</w:t>
            </w:r>
          </w:p>
          <w:p w14:paraId="48AAA4E2"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w:t>
            </w:r>
          </w:p>
          <w:p w14:paraId="146FA0F9" w14:textId="444E8986"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p-value = 0.01</w:t>
            </w:r>
            <w:r w:rsidR="001D6405" w:rsidRPr="0023719F">
              <w:rPr>
                <w:lang w:val="en-US"/>
              </w:rPr>
              <w:t>,</w:t>
            </w:r>
          </w:p>
          <w:p w14:paraId="5D1AE689" w14:textId="197F2249"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bl>
    <w:p w14:paraId="565030A8" w14:textId="77777777" w:rsidR="00C263C1" w:rsidRDefault="00C263C1" w:rsidP="00C263C1">
      <w:pPr>
        <w:pStyle w:val="Mestrado"/>
        <w:ind w:firstLine="708"/>
      </w:pPr>
    </w:p>
    <w:p w14:paraId="3F3A24E6" w14:textId="38B8BD25" w:rsidR="001D6405" w:rsidRDefault="001D6405" w:rsidP="001D6405">
      <w:pPr>
        <w:pStyle w:val="Mestrado"/>
        <w:ind w:firstLine="708"/>
      </w:pPr>
      <w:r>
        <w:t xml:space="preserve">A partir da série temporal em primeiras diferenças do modelo é possível validar visualmente o output do teste ADF, conforme </w:t>
      </w:r>
      <w:r>
        <w:fldChar w:fldCharType="begin"/>
      </w:r>
      <w:r>
        <w:instrText xml:space="preserve"> REF _Ref106638135 \h </w:instrText>
      </w:r>
      <w:r>
        <w:fldChar w:fldCharType="separate"/>
      </w:r>
      <w:r>
        <w:t xml:space="preserve">Figura </w:t>
      </w:r>
      <w:r>
        <w:rPr>
          <w:noProof/>
        </w:rPr>
        <w:t>16</w:t>
      </w:r>
      <w:r>
        <w:fldChar w:fldCharType="end"/>
      </w:r>
      <w:r>
        <w:t>.</w:t>
      </w:r>
    </w:p>
    <w:p w14:paraId="18714C62" w14:textId="77777777" w:rsidR="00C263C1" w:rsidRDefault="00C263C1" w:rsidP="00C263C1">
      <w:pPr>
        <w:pStyle w:val="Mestrado"/>
        <w:ind w:left="708"/>
      </w:pPr>
    </w:p>
    <w:p w14:paraId="2E609C2F" w14:textId="77777777" w:rsidR="001D6405" w:rsidRDefault="000974EA" w:rsidP="001D6405">
      <w:pPr>
        <w:pStyle w:val="Mestrado"/>
        <w:keepNext/>
        <w:ind w:hanging="567"/>
      </w:pPr>
      <w:r>
        <w:rPr>
          <w:noProof/>
        </w:rPr>
        <w:drawing>
          <wp:inline distT="0" distB="0" distL="0" distR="0" wp14:anchorId="67C4B608" wp14:editId="0CB4F278">
            <wp:extent cx="6166452" cy="2160000"/>
            <wp:effectExtent l="19050" t="19050" r="25400" b="1206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4B5480CE" w14:textId="2D985EE2" w:rsidR="001D6405" w:rsidRDefault="001D6405" w:rsidP="001D6405">
      <w:pPr>
        <w:pStyle w:val="Legenda"/>
        <w:jc w:val="center"/>
      </w:pPr>
      <w:bookmarkStart w:id="346" w:name="_Ref106638135"/>
      <w:r>
        <w:t xml:space="preserve">Figura </w:t>
      </w:r>
      <w:r w:rsidR="006D1D97">
        <w:fldChar w:fldCharType="begin"/>
      </w:r>
      <w:r w:rsidR="006D1D97">
        <w:instrText xml:space="preserve"> SEQ Figura \* ARABI</w:instrText>
      </w:r>
      <w:r w:rsidR="006D1D97">
        <w:instrText xml:space="preserve">C </w:instrText>
      </w:r>
      <w:r w:rsidR="006D1D97">
        <w:fldChar w:fldCharType="separate"/>
      </w:r>
      <w:r w:rsidR="005636CE">
        <w:rPr>
          <w:noProof/>
        </w:rPr>
        <w:t>16</w:t>
      </w:r>
      <w:r w:rsidR="006D1D97">
        <w:rPr>
          <w:noProof/>
        </w:rPr>
        <w:fldChar w:fldCharType="end"/>
      </w:r>
      <w:bookmarkEnd w:id="346"/>
      <w:r>
        <w:t xml:space="preserve"> - </w:t>
      </w:r>
      <w:r w:rsidRPr="002D2857">
        <w:t>ΔUSDBRL vs ΔIPCA | Séries Temporais | Segmentados por Período de Treino e Teste</w:t>
      </w:r>
    </w:p>
    <w:p w14:paraId="67EA26C3" w14:textId="77777777" w:rsidR="001D6405" w:rsidRDefault="001D6405" w:rsidP="0076720D">
      <w:pPr>
        <w:pStyle w:val="Mestrado"/>
        <w:ind w:firstLine="708"/>
      </w:pPr>
    </w:p>
    <w:p w14:paraId="2817D468" w14:textId="2ABADDCF" w:rsidR="00E57245" w:rsidRDefault="001D6405" w:rsidP="0076720D">
      <w:pPr>
        <w:pStyle w:val="Mestrado"/>
        <w:ind w:firstLine="708"/>
      </w:pPr>
      <w:r>
        <w:t xml:space="preserve">A próxima etapa do algoritmo é checar se as séries são cointegradas utilizando a estatística dos máximos autovalores de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w:t>
      </w:r>
      <w:r w:rsidR="00C51095">
        <w:t xml:space="preserve"> De acordo com os resultados do teste na </w:t>
      </w:r>
      <w:r w:rsidR="00C51095">
        <w:fldChar w:fldCharType="begin"/>
      </w:r>
      <w:r w:rsidR="00C51095">
        <w:instrText xml:space="preserve"> REF _Ref106638711 \h </w:instrText>
      </w:r>
      <w:r w:rsidR="00C51095">
        <w:fldChar w:fldCharType="separate"/>
      </w:r>
      <w:r w:rsidR="00C51095">
        <w:t xml:space="preserve">Tabela </w:t>
      </w:r>
      <w:r w:rsidR="00C51095">
        <w:rPr>
          <w:noProof/>
        </w:rPr>
        <w:t>5</w:t>
      </w:r>
      <w:r w:rsidR="00C51095">
        <w:fldChar w:fldCharType="end"/>
      </w:r>
      <w:r w:rsidR="00C51095">
        <w:t>, temos pelo menos um vetor de cointegração entre as séries de dados a 1% de significância.</w:t>
      </w:r>
    </w:p>
    <w:p w14:paraId="6AE4DA04" w14:textId="38179A89" w:rsidR="00EC3C48" w:rsidRDefault="00EC3C48" w:rsidP="00EC3C48">
      <w:pPr>
        <w:pStyle w:val="Legenda"/>
        <w:keepNext/>
        <w:jc w:val="center"/>
      </w:pPr>
      <w:bookmarkStart w:id="347" w:name="_Ref106638711"/>
      <w:r>
        <w:t xml:space="preserve">Tabela </w:t>
      </w:r>
      <w:r w:rsidR="006D1D97">
        <w:fldChar w:fldCharType="begin"/>
      </w:r>
      <w:r w:rsidR="006D1D97">
        <w:instrText xml:space="preserve"> SEQ Tabela \* ARABIC </w:instrText>
      </w:r>
      <w:r w:rsidR="006D1D97">
        <w:fldChar w:fldCharType="separate"/>
      </w:r>
      <w:r w:rsidR="00C51095">
        <w:rPr>
          <w:noProof/>
        </w:rPr>
        <w:t>5</w:t>
      </w:r>
      <w:r w:rsidR="006D1D97">
        <w:rPr>
          <w:noProof/>
        </w:rPr>
        <w:fldChar w:fldCharType="end"/>
      </w:r>
      <w:bookmarkEnd w:id="347"/>
      <w:r>
        <w:t xml:space="preserve"> – </w:t>
      </w:r>
      <w:r w:rsidR="00C51095" w:rsidRPr="00C51095">
        <w:t xml:space="preserve">Johansen-Procedure </w:t>
      </w:r>
    </w:p>
    <w:tbl>
      <w:tblPr>
        <w:tblStyle w:val="TabeladeGrade1Clara"/>
        <w:tblW w:w="8642" w:type="dxa"/>
        <w:jc w:val="center"/>
        <w:tblLayout w:type="fixed"/>
        <w:tblLook w:val="04A0" w:firstRow="1" w:lastRow="0" w:firstColumn="1" w:lastColumn="0" w:noHBand="0" w:noVBand="1"/>
      </w:tblPr>
      <w:tblGrid>
        <w:gridCol w:w="3823"/>
        <w:gridCol w:w="4819"/>
      </w:tblGrid>
      <w:tr w:rsidR="00EC3C48" w14:paraId="50E7908E" w14:textId="77777777" w:rsidTr="00EC3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88CB0E7" w14:textId="77777777" w:rsidR="00EC3C48" w:rsidRDefault="00EC3C48" w:rsidP="007852A7">
            <w:pPr>
              <w:jc w:val="center"/>
            </w:pPr>
            <w:r>
              <w:t>Parâmetros</w:t>
            </w:r>
          </w:p>
        </w:tc>
        <w:tc>
          <w:tcPr>
            <w:tcW w:w="4819" w:type="dxa"/>
          </w:tcPr>
          <w:p w14:paraId="786B8C05" w14:textId="1F3ADDD4" w:rsidR="00EC3C48" w:rsidRDefault="00EC3C48" w:rsidP="007852A7">
            <w:pPr>
              <w:jc w:val="center"/>
              <w:cnfStyle w:val="100000000000" w:firstRow="1" w:lastRow="0" w:firstColumn="0" w:lastColumn="0" w:oddVBand="0" w:evenVBand="0" w:oddHBand="0" w:evenHBand="0" w:firstRowFirstColumn="0" w:firstRowLastColumn="0" w:lastRowFirstColumn="0" w:lastRowLastColumn="0"/>
            </w:pPr>
            <w:r w:rsidRPr="00EC3C48">
              <w:t>Johansen-Procedure</w:t>
            </w:r>
          </w:p>
        </w:tc>
      </w:tr>
      <w:tr w:rsidR="00EC3C48" w14:paraId="6E92E23F"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831B0DE" w14:textId="59E6CFBE"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Values of tests</w:t>
            </w:r>
            <w:r w:rsidR="00E67E3C" w:rsidRPr="0023719F">
              <w:rPr>
                <w:rFonts w:asciiTheme="minorHAnsi" w:hAnsiTheme="minorHAnsi" w:cstheme="minorHAnsi"/>
                <w:lang w:val="en-US"/>
              </w:rPr>
              <w:t>-</w:t>
            </w:r>
            <w:proofErr w:type="spellStart"/>
            <w:r w:rsidRPr="0023719F">
              <w:rPr>
                <w:rFonts w:asciiTheme="minorHAnsi" w:hAnsiTheme="minorHAnsi" w:cstheme="minorHAnsi"/>
                <w:lang w:val="en-US"/>
              </w:rPr>
              <w:t>tatistic</w:t>
            </w:r>
            <w:proofErr w:type="spellEnd"/>
            <w:r w:rsidRPr="0023719F">
              <w:rPr>
                <w:rFonts w:asciiTheme="minorHAnsi" w:hAnsiTheme="minorHAnsi" w:cstheme="minorHAnsi"/>
                <w:lang w:val="en-US"/>
              </w:rPr>
              <w:t xml:space="preserve"> and critical values of test:</w:t>
            </w:r>
          </w:p>
        </w:tc>
        <w:tc>
          <w:tcPr>
            <w:tcW w:w="4819" w:type="dxa"/>
          </w:tcPr>
          <w:p w14:paraId="710AC54D"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r w:rsidRPr="00EC3C48">
              <w:rPr>
                <w:rFonts w:ascii="var(--jp-code-font-family)" w:hAnsi="var(--jp-code-font-family)"/>
                <w:noProof/>
              </w:rPr>
              <w:drawing>
                <wp:inline distT="0" distB="0" distL="0" distR="0" wp14:anchorId="3D8903C3" wp14:editId="4C622123">
                  <wp:extent cx="2370025" cy="5791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0025" cy="579170"/>
                          </a:xfrm>
                          <a:prstGeom prst="rect">
                            <a:avLst/>
                          </a:prstGeom>
                        </pic:spPr>
                      </pic:pic>
                    </a:graphicData>
                  </a:graphic>
                </wp:inline>
              </w:drawing>
            </w:r>
          </w:p>
          <w:p w14:paraId="655AFC6E" w14:textId="5EEE24E8"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p>
        </w:tc>
      </w:tr>
      <w:tr w:rsidR="00EC3C48" w14:paraId="3B7A6CCE"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0F5E2DE" w14:textId="77777777"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 xml:space="preserve">Eigenvectors, </w:t>
            </w:r>
            <w:proofErr w:type="spellStart"/>
            <w:r w:rsidRPr="0023719F">
              <w:rPr>
                <w:rFonts w:asciiTheme="minorHAnsi" w:hAnsiTheme="minorHAnsi" w:cstheme="minorHAnsi"/>
                <w:lang w:val="en-US"/>
              </w:rPr>
              <w:t>normalised</w:t>
            </w:r>
            <w:proofErr w:type="spellEnd"/>
            <w:r w:rsidRPr="0023719F">
              <w:rPr>
                <w:rFonts w:asciiTheme="minorHAnsi" w:hAnsiTheme="minorHAnsi" w:cstheme="minorHAnsi"/>
                <w:lang w:val="en-US"/>
              </w:rPr>
              <w:t xml:space="preserve"> to first column:</w:t>
            </w:r>
          </w:p>
          <w:p w14:paraId="5EA1716C" w14:textId="740D1E42"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(These are the cointegration relations)</w:t>
            </w:r>
          </w:p>
        </w:tc>
        <w:tc>
          <w:tcPr>
            <w:tcW w:w="4819" w:type="dxa"/>
          </w:tcPr>
          <w:p w14:paraId="5EC87E08"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r w:rsidRPr="00EC3C48">
              <w:rPr>
                <w:noProof/>
              </w:rPr>
              <w:drawing>
                <wp:inline distT="0" distB="0" distL="0" distR="0" wp14:anchorId="250FF6E9" wp14:editId="7080015D">
                  <wp:extent cx="2476715" cy="579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715" cy="579170"/>
                          </a:xfrm>
                          <a:prstGeom prst="rect">
                            <a:avLst/>
                          </a:prstGeom>
                        </pic:spPr>
                      </pic:pic>
                    </a:graphicData>
                  </a:graphic>
                </wp:inline>
              </w:drawing>
            </w:r>
          </w:p>
          <w:p w14:paraId="72E7A38E" w14:textId="5DDC12C2"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p>
        </w:tc>
      </w:tr>
    </w:tbl>
    <w:p w14:paraId="62EB25B8" w14:textId="7B2FCECA" w:rsidR="001D6405" w:rsidRDefault="001D6405" w:rsidP="0076720D">
      <w:pPr>
        <w:pStyle w:val="Mestrado"/>
        <w:ind w:firstLine="708"/>
      </w:pPr>
    </w:p>
    <w:p w14:paraId="741D166A" w14:textId="6A00645D" w:rsidR="00EC3C48" w:rsidRDefault="00C56F07" w:rsidP="00C56F07">
      <w:pPr>
        <w:pStyle w:val="Mestrado"/>
        <w:ind w:firstLine="708"/>
      </w:pPr>
      <w:r>
        <w:t xml:space="preserve">A última etapa de seleção dos modelos </w:t>
      </w:r>
      <w:r w:rsidR="005636CE">
        <w:t>é encontrar</w:t>
      </w:r>
      <w:r>
        <w:t xml:space="preserve"> quais os conjuntos parâmetros que otimizam o critério bayesiano no período de treino do modelo. De acordo com a </w:t>
      </w:r>
      <w:r>
        <w:fldChar w:fldCharType="begin"/>
      </w:r>
      <w:r>
        <w:instrText xml:space="preserve"> REF _Ref106638917 \h </w:instrText>
      </w:r>
      <w:r>
        <w:fldChar w:fldCharType="separate"/>
      </w:r>
      <w:r>
        <w:t xml:space="preserve">Tabela </w:t>
      </w:r>
      <w:r>
        <w:rPr>
          <w:noProof/>
        </w:rPr>
        <w:t>6</w:t>
      </w:r>
      <w:r>
        <w:fldChar w:fldCharType="end"/>
      </w:r>
      <w:r>
        <w:t xml:space="preserve"> os parâmetros que otimizaram o BIC foram </w:t>
      </w:r>
      <w:r w:rsidR="00B615E7">
        <w:t xml:space="preserve">ordem 2 e diferenciação 1 para o modelo ARIMA, ordem 2 para o </w:t>
      </w:r>
      <w:r w:rsidR="00B615E7" w:rsidRPr="00C56F07">
        <w:rPr>
          <w:rFonts w:asciiTheme="minorHAnsi" w:hAnsiTheme="minorHAnsi" w:cstheme="minorHAnsi"/>
        </w:rPr>
        <w:t>Δ</w:t>
      </w:r>
      <w:r w:rsidR="00B615E7">
        <w:t xml:space="preserve"> VAR e ordem 1 para o VEC.</w:t>
      </w:r>
    </w:p>
    <w:p w14:paraId="3B371C71" w14:textId="00A8308E" w:rsidR="00C56F07" w:rsidRDefault="00C56F07" w:rsidP="00C56F07">
      <w:pPr>
        <w:pStyle w:val="Legenda"/>
        <w:keepNext/>
        <w:jc w:val="center"/>
      </w:pPr>
      <w:bookmarkStart w:id="348" w:name="_Ref106638917"/>
      <w:r>
        <w:t xml:space="preserve">Tabela </w:t>
      </w:r>
      <w:r w:rsidR="006D1D97">
        <w:fldChar w:fldCharType="begin"/>
      </w:r>
      <w:r w:rsidR="006D1D97">
        <w:instrText xml:space="preserve"> SEQ </w:instrText>
      </w:r>
      <w:r w:rsidR="006D1D97">
        <w:instrText xml:space="preserve">Tabela \* ARABIC </w:instrText>
      </w:r>
      <w:r w:rsidR="006D1D97">
        <w:fldChar w:fldCharType="separate"/>
      </w:r>
      <w:r>
        <w:rPr>
          <w:noProof/>
        </w:rPr>
        <w:t>6</w:t>
      </w:r>
      <w:r w:rsidR="006D1D97">
        <w:rPr>
          <w:noProof/>
        </w:rPr>
        <w:fldChar w:fldCharType="end"/>
      </w:r>
      <w:bookmarkEnd w:id="348"/>
      <w:r>
        <w:t xml:space="preserve"> – Modelos Escolhidos</w:t>
      </w:r>
      <w:r w:rsidRPr="00C51095">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C56F07" w14:paraId="3D9727E4"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4AF4E4" w14:textId="3404624A" w:rsidR="00C56F07" w:rsidRDefault="00C56F07" w:rsidP="007852A7">
            <w:pPr>
              <w:jc w:val="center"/>
            </w:pPr>
            <w:r>
              <w:t>Modelo</w:t>
            </w:r>
          </w:p>
        </w:tc>
        <w:tc>
          <w:tcPr>
            <w:tcW w:w="4819" w:type="dxa"/>
          </w:tcPr>
          <w:p w14:paraId="72A1A07F" w14:textId="06B766E3" w:rsidR="00C56F07" w:rsidRDefault="00C56F07" w:rsidP="007852A7">
            <w:pPr>
              <w:jc w:val="center"/>
              <w:cnfStyle w:val="100000000000" w:firstRow="1" w:lastRow="0" w:firstColumn="0" w:lastColumn="0" w:oddVBand="0" w:evenVBand="0" w:oddHBand="0" w:evenHBand="0" w:firstRowFirstColumn="0" w:firstRowLastColumn="0" w:lastRowFirstColumn="0" w:lastRowLastColumn="0"/>
            </w:pPr>
            <w:r>
              <w:t>Especificação</w:t>
            </w:r>
          </w:p>
        </w:tc>
      </w:tr>
      <w:tr w:rsidR="00C56F07" w14:paraId="73DE82B6"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E22420" w14:textId="442FE85A"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lastRenderedPageBreak/>
              <w:t>ARIMA</w:t>
            </w:r>
          </w:p>
        </w:tc>
        <w:tc>
          <w:tcPr>
            <w:tcW w:w="4819" w:type="dxa"/>
          </w:tcPr>
          <w:p w14:paraId="4FD685F9" w14:textId="4361FFD2"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6F07">
              <w:rPr>
                <w:rFonts w:asciiTheme="minorHAnsi" w:hAnsiTheme="minorHAnsi" w:cstheme="minorHAnsi"/>
                <w:sz w:val="24"/>
                <w:szCs w:val="24"/>
              </w:rPr>
              <w:t xml:space="preserve">ARIMA(2,1,0) </w:t>
            </w:r>
          </w:p>
        </w:tc>
      </w:tr>
      <w:tr w:rsidR="00C56F07" w14:paraId="1ACD21F7"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313716" w14:textId="5C7856AC"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Δ VAR</w:t>
            </w:r>
          </w:p>
        </w:tc>
        <w:tc>
          <w:tcPr>
            <w:tcW w:w="4819" w:type="dxa"/>
          </w:tcPr>
          <w:p w14:paraId="481B112C" w14:textId="1BB86F29"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6F07">
              <w:rPr>
                <w:rFonts w:asciiTheme="minorHAnsi" w:hAnsiTheme="minorHAnsi" w:cstheme="minorHAnsi"/>
                <w:sz w:val="24"/>
                <w:szCs w:val="24"/>
              </w:rPr>
              <w:t>Δ</w:t>
            </w:r>
            <w:r>
              <w:rPr>
                <w:rFonts w:asciiTheme="minorHAnsi" w:hAnsiTheme="minorHAnsi" w:cstheme="minorHAnsi"/>
                <w:sz w:val="24"/>
                <w:szCs w:val="24"/>
              </w:rPr>
              <w:t xml:space="preserve"> VAR(2)</w:t>
            </w:r>
          </w:p>
          <w:p w14:paraId="516E9814" w14:textId="77777777"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C56F07" w14:paraId="0989A38C"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5684832" w14:textId="2610E5EF"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VEC</w:t>
            </w:r>
          </w:p>
        </w:tc>
        <w:tc>
          <w:tcPr>
            <w:tcW w:w="4819" w:type="dxa"/>
          </w:tcPr>
          <w:p w14:paraId="2CA67956" w14:textId="59DA61C6"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VEC(1)</w:t>
            </w:r>
          </w:p>
        </w:tc>
      </w:tr>
    </w:tbl>
    <w:p w14:paraId="13981296" w14:textId="77777777" w:rsidR="005636CE" w:rsidRDefault="005636CE" w:rsidP="005636CE">
      <w:pPr>
        <w:pStyle w:val="Mestrado"/>
      </w:pPr>
    </w:p>
    <w:p w14:paraId="1235C899" w14:textId="1E0CD89E" w:rsidR="005636CE" w:rsidRDefault="005636CE" w:rsidP="005636CE">
      <w:pPr>
        <w:pStyle w:val="Mestrado"/>
        <w:ind w:firstLine="708"/>
      </w:pPr>
      <w:r>
        <w:t xml:space="preserve">As métricas de erro MAE e MSE na comparação entre os dados observados e as predições mostram que para a modelagem da taxa de câmbio </w:t>
      </w:r>
      <w:r w:rsidR="00737745">
        <w:t xml:space="preserve">(USDBRL) </w:t>
      </w:r>
      <w:r>
        <w:t>utilizando inflação</w:t>
      </w:r>
      <w:r w:rsidR="00737745">
        <w:t xml:space="preserve"> IPCA</w:t>
      </w:r>
      <w:r w:rsidR="00A16AE2">
        <w:t xml:space="preserve"> os modelos são </w:t>
      </w:r>
      <w:r>
        <w:t>equivalentes</w:t>
      </w:r>
      <w:r w:rsidR="00A16AE2">
        <w:t>,</w:t>
      </w:r>
      <w:r>
        <w:t xml:space="preserve"> apresentando níveis médios de erro em patamares iguais, conforme </w:t>
      </w:r>
      <w:r>
        <w:fldChar w:fldCharType="begin"/>
      </w:r>
      <w:r>
        <w:instrText xml:space="preserve"> REF _Ref106643093 \h </w:instrText>
      </w:r>
      <w:r>
        <w:fldChar w:fldCharType="separate"/>
      </w:r>
      <w:r>
        <w:t xml:space="preserve">Figura </w:t>
      </w:r>
      <w:r>
        <w:rPr>
          <w:noProof/>
        </w:rPr>
        <w:t>17</w:t>
      </w:r>
      <w:r>
        <w:fldChar w:fldCharType="end"/>
      </w:r>
      <w:r w:rsidR="00A16AE2">
        <w:t xml:space="preserve"> e </w:t>
      </w:r>
      <w:r>
        <w:fldChar w:fldCharType="begin"/>
      </w:r>
      <w:r>
        <w:instrText xml:space="preserve"> REF _Ref106643095 \h </w:instrText>
      </w:r>
      <w:r>
        <w:fldChar w:fldCharType="separate"/>
      </w:r>
      <w:r>
        <w:t xml:space="preserve">Figura </w:t>
      </w:r>
      <w:r>
        <w:rPr>
          <w:noProof/>
        </w:rPr>
        <w:t>18</w:t>
      </w:r>
      <w:r>
        <w:fldChar w:fldCharType="end"/>
      </w:r>
      <w:r w:rsidR="00A16AE2">
        <w:t>.</w:t>
      </w:r>
    </w:p>
    <w:p w14:paraId="274B6386" w14:textId="77777777" w:rsidR="005636CE" w:rsidRDefault="005636CE" w:rsidP="00EC3C48">
      <w:pPr>
        <w:pStyle w:val="Mestrado"/>
      </w:pPr>
    </w:p>
    <w:p w14:paraId="28EA83AB" w14:textId="77777777" w:rsidR="005636CE" w:rsidRDefault="005636CE" w:rsidP="005636CE">
      <w:pPr>
        <w:pStyle w:val="Mestrado"/>
        <w:keepNext/>
        <w:ind w:firstLine="142"/>
        <w:jc w:val="center"/>
      </w:pPr>
      <w:r>
        <w:rPr>
          <w:noProof/>
        </w:rPr>
        <w:drawing>
          <wp:inline distT="0" distB="0" distL="0" distR="0" wp14:anchorId="0CED18F8" wp14:editId="57DD8D5E">
            <wp:extent cx="5040000" cy="2520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47CA09EB" w14:textId="0C73A925" w:rsidR="005636CE" w:rsidRDefault="005636CE" w:rsidP="005636CE">
      <w:pPr>
        <w:pStyle w:val="Legenda"/>
        <w:jc w:val="center"/>
      </w:pPr>
      <w:bookmarkStart w:id="349" w:name="_Ref106643093"/>
      <w:r>
        <w:t xml:space="preserve">Figura </w:t>
      </w:r>
      <w:r w:rsidR="006D1D97">
        <w:fldChar w:fldCharType="begin"/>
      </w:r>
      <w:r w:rsidR="006D1D97">
        <w:instrText xml:space="preserve"> SEQ Figura \* ARABIC </w:instrText>
      </w:r>
      <w:r w:rsidR="006D1D97">
        <w:fldChar w:fldCharType="separate"/>
      </w:r>
      <w:r>
        <w:rPr>
          <w:noProof/>
        </w:rPr>
        <w:t>17</w:t>
      </w:r>
      <w:r w:rsidR="006D1D97">
        <w:rPr>
          <w:noProof/>
        </w:rPr>
        <w:fldChar w:fldCharType="end"/>
      </w:r>
      <w:bookmarkEnd w:id="349"/>
      <w:r>
        <w:t xml:space="preserve"> - </w:t>
      </w:r>
      <w:r w:rsidRPr="0020478B">
        <w:t>Performance out-of-sample por Modelo (</w:t>
      </w:r>
      <w:r>
        <w:t>MAE</w:t>
      </w:r>
      <w:r w:rsidRPr="0020478B">
        <w:t xml:space="preserve">) </w:t>
      </w:r>
      <w:r>
        <w:t xml:space="preserve">| </w:t>
      </w:r>
      <w:r w:rsidRPr="0020478B">
        <w:t xml:space="preserve"> USDBRL ~ IPCA</w:t>
      </w:r>
    </w:p>
    <w:p w14:paraId="7D50682B" w14:textId="77777777" w:rsidR="005636CE" w:rsidRPr="005636CE" w:rsidRDefault="005636CE" w:rsidP="005636CE"/>
    <w:p w14:paraId="51D8CB4D" w14:textId="77777777" w:rsidR="005636CE" w:rsidRDefault="005636CE" w:rsidP="005636CE">
      <w:pPr>
        <w:pStyle w:val="Mestrado"/>
        <w:keepNext/>
        <w:ind w:firstLine="142"/>
        <w:jc w:val="center"/>
      </w:pPr>
      <w:r>
        <w:rPr>
          <w:noProof/>
        </w:rPr>
        <w:drawing>
          <wp:inline distT="0" distB="0" distL="0" distR="0" wp14:anchorId="14C960B1" wp14:editId="6DE2B8C7">
            <wp:extent cx="5040000" cy="25200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67B15486" w14:textId="159F8432" w:rsidR="00E57245" w:rsidRDefault="005636CE" w:rsidP="005636CE">
      <w:pPr>
        <w:pStyle w:val="Legenda"/>
        <w:jc w:val="center"/>
      </w:pPr>
      <w:bookmarkStart w:id="350" w:name="_Ref106643095"/>
      <w:r>
        <w:t xml:space="preserve">Figura </w:t>
      </w:r>
      <w:r w:rsidR="006D1D97">
        <w:fldChar w:fldCharType="begin"/>
      </w:r>
      <w:r w:rsidR="006D1D97">
        <w:instrText xml:space="preserve"> SEQ Figura \* ARABIC </w:instrText>
      </w:r>
      <w:r w:rsidR="006D1D97">
        <w:fldChar w:fldCharType="separate"/>
      </w:r>
      <w:r>
        <w:rPr>
          <w:noProof/>
        </w:rPr>
        <w:t>18</w:t>
      </w:r>
      <w:r w:rsidR="006D1D97">
        <w:rPr>
          <w:noProof/>
        </w:rPr>
        <w:fldChar w:fldCharType="end"/>
      </w:r>
      <w:bookmarkEnd w:id="350"/>
      <w:r>
        <w:t xml:space="preserve"> - </w:t>
      </w:r>
      <w:r w:rsidRPr="003B1B7B">
        <w:t xml:space="preserve">Performance out-of-sample por Modelo (MSE) </w:t>
      </w:r>
      <w:r w:rsidR="00A16AE2" w:rsidRPr="003B1B7B">
        <w:t>| USDBRL</w:t>
      </w:r>
      <w:r w:rsidRPr="003B1B7B">
        <w:t xml:space="preserve"> ~ IPCA</w:t>
      </w:r>
    </w:p>
    <w:p w14:paraId="040C8CE9" w14:textId="0875521C" w:rsidR="00EB6F91" w:rsidRDefault="00EB6F91" w:rsidP="00DC66A6">
      <w:pPr>
        <w:pStyle w:val="Ttulo1"/>
        <w:numPr>
          <w:ilvl w:val="0"/>
          <w:numId w:val="7"/>
        </w:numPr>
      </w:pPr>
      <w:r>
        <w:lastRenderedPageBreak/>
        <w:t>Conclusões</w:t>
      </w:r>
      <w:bookmarkEnd w:id="333"/>
    </w:p>
    <w:p w14:paraId="2D3FCF9D" w14:textId="77777777" w:rsidR="00EB6F91" w:rsidRDefault="00EB6F91" w:rsidP="002178D7">
      <w:pPr>
        <w:pStyle w:val="SemEspaamento"/>
        <w:jc w:val="both"/>
      </w:pPr>
    </w:p>
    <w:p w14:paraId="5ABFED36" w14:textId="0F549C5C" w:rsidR="00737745" w:rsidRDefault="00065F84" w:rsidP="00737745">
      <w:pPr>
        <w:pStyle w:val="Mestrado"/>
        <w:ind w:firstLine="708"/>
      </w:pPr>
      <w:ins w:id="351" w:author="Guilherme Lima" w:date="2022-06-29T16:22:00Z">
        <w:r>
          <w:t>Este trabalho enfocou</w:t>
        </w:r>
      </w:ins>
      <w:ins w:id="352" w:author="Guilherme Lima" w:date="2022-06-29T16:23:00Z">
        <w:r>
          <w:t xml:space="preserve">, </w:t>
        </w:r>
        <w:proofErr w:type="spellStart"/>
        <w:r>
          <w:t>por</w:t>
        </w:r>
        <w:proofErr w:type="spellEnd"/>
        <w:r>
          <w:t xml:space="preserve"> meio de simulações de Monte Carlo, a capacidade de previsão do modelo </w:t>
        </w:r>
        <w:proofErr w:type="spellStart"/>
        <w:r>
          <w:t>univariado</w:t>
        </w:r>
        <w:proofErr w:type="spellEnd"/>
        <w:r>
          <w:t xml:space="preserve"> ARIMA </w:t>
        </w:r>
      </w:ins>
      <w:ins w:id="353" w:author="Guilherme Lima" w:date="2022-06-29T16:24:00Z">
        <w:r>
          <w:t xml:space="preserve">em relação </w:t>
        </w:r>
      </w:ins>
      <w:ins w:id="354" w:author="Guilherme Lima" w:date="2022-06-29T16:23:00Z">
        <w:r>
          <w:t>aos modelos multivariados VAR e VEC</w:t>
        </w:r>
      </w:ins>
      <w:ins w:id="355" w:author="Guilherme Lima" w:date="2022-06-29T16:24:00Z">
        <w:r>
          <w:t xml:space="preserve"> sob a condição de séries </w:t>
        </w:r>
        <w:proofErr w:type="spellStart"/>
        <w:r>
          <w:t>cointegradas</w:t>
        </w:r>
        <w:proofErr w:type="spellEnd"/>
        <w:r>
          <w:t>.</w:t>
        </w:r>
      </w:ins>
      <w:ins w:id="356" w:author="Guilherme Lima" w:date="2022-06-29T16:23:00Z">
        <w:r>
          <w:t xml:space="preserve"> </w:t>
        </w:r>
      </w:ins>
      <w:del w:id="357" w:author="Guilherme Lima" w:date="2022-06-29T16:25:00Z">
        <w:r w:rsidR="00737745" w:rsidDel="00ED6715">
          <w:delText xml:space="preserve">As </w:delText>
        </w:r>
      </w:del>
      <w:ins w:id="358" w:author="Guilherme Lima" w:date="2022-06-29T16:25:00Z">
        <w:r w:rsidR="00ED6715">
          <w:t>O</w:t>
        </w:r>
        <w:r w:rsidR="00ED6715">
          <w:t xml:space="preserve">s </w:t>
        </w:r>
      </w:ins>
      <w:del w:id="359" w:author="Guilherme Lima" w:date="2022-06-29T16:25:00Z">
        <w:r w:rsidR="00737745" w:rsidDel="00ED6715">
          <w:delText xml:space="preserve">simulações </w:delText>
        </w:r>
      </w:del>
      <w:ins w:id="360" w:author="Guilherme Lima" w:date="2022-06-29T16:25:00Z">
        <w:r w:rsidR="00ED6715">
          <w:t>resultados</w:t>
        </w:r>
        <w:r w:rsidR="00ED6715">
          <w:t xml:space="preserve"> </w:t>
        </w:r>
      </w:ins>
      <w:r w:rsidR="00737745">
        <w:t xml:space="preserve">mostraram que a capacidade preditiva dos modelos em dados fora da amostra de treinamento </w:t>
      </w:r>
      <w:ins w:id="361" w:author="Guilherme Lima" w:date="2022-06-29T16:25:00Z">
        <w:r w:rsidR="00ED6715">
          <w:t>foi</w:t>
        </w:r>
      </w:ins>
      <w:del w:id="362" w:author="Guilherme Lima" w:date="2022-06-29T16:25:00Z">
        <w:r w:rsidR="00737745" w:rsidDel="00ED6715">
          <w:delText>é</w:delText>
        </w:r>
      </w:del>
      <w:ins w:id="363" w:author="Guilherme Lima" w:date="2022-06-29T16:25:00Z">
        <w:r w:rsidR="00ED6715">
          <w:t>,</w:t>
        </w:r>
      </w:ins>
      <w:r w:rsidR="00737745">
        <w:t xml:space="preserve"> em média</w:t>
      </w:r>
      <w:ins w:id="364" w:author="Guilherme Lima" w:date="2022-06-29T16:25:00Z">
        <w:r w:rsidR="00ED6715">
          <w:t>,</w:t>
        </w:r>
      </w:ins>
      <w:r w:rsidR="00737745">
        <w:t xml:space="preserve"> equivalente dentro dos intervalos de confiança de 95%. No experimento com dados reais a capacidade preditiva dos modelos foi similar dentro dos intervalos de confiança da média, alinhado a conclusão obtida via simulações.</w:t>
      </w:r>
    </w:p>
    <w:p w14:paraId="131FC26B" w14:textId="1E4BFEE7" w:rsidR="0015764F" w:rsidRDefault="0015764F" w:rsidP="00737745">
      <w:pPr>
        <w:pStyle w:val="Mestrado"/>
        <w:ind w:firstLine="708"/>
      </w:pPr>
      <w:r>
        <w:t xml:space="preserve">Foi observado que o modelo VEC tem performance igual aos demais em diversos recortes de parâmetros, apesar de ser a estrutura mais adequada para se modelar dados </w:t>
      </w:r>
      <w:proofErr w:type="spellStart"/>
      <w:r>
        <w:t>cointegrados</w:t>
      </w:r>
      <w:proofErr w:type="spellEnd"/>
      <w:ins w:id="365" w:author="Guilherme Lima" w:date="2022-06-29T16:26:00Z">
        <w:r w:rsidR="00ED6715">
          <w:t xml:space="preserve">. </w:t>
        </w:r>
      </w:ins>
      <w:del w:id="366" w:author="Guilherme Lima" w:date="2022-06-29T16:26:00Z">
        <w:r w:rsidDel="00ED6715">
          <w:delText xml:space="preserve"> essa</w:delText>
        </w:r>
      </w:del>
      <w:ins w:id="367" w:author="Guilherme Lima" w:date="2022-06-29T16:26:00Z">
        <w:r w:rsidR="00ED6715">
          <w:t>A</w:t>
        </w:r>
      </w:ins>
      <w:r>
        <w:t xml:space="preserve"> perda de capacidade preditiva pode estar ligada à presença de erro de estimativa de parâmetro de vetor de cointegração.</w:t>
      </w:r>
    </w:p>
    <w:p w14:paraId="15F7BFCD" w14:textId="76E8BDC0" w:rsidR="00E42EC0" w:rsidRDefault="00591511" w:rsidP="009D079A">
      <w:pPr>
        <w:pStyle w:val="Mestrado"/>
        <w:ind w:firstLine="360"/>
      </w:pPr>
      <w:r w:rsidRPr="00591511">
        <w:t>Quanto maior o período de trein</w:t>
      </w:r>
      <w:r w:rsidR="001040F9">
        <w:t>amento</w:t>
      </w:r>
      <w:r w:rsidRPr="00591511">
        <w:t xml:space="preserve"> do modelo</w:t>
      </w:r>
      <w:ins w:id="368" w:author="Guilherme Lima" w:date="2022-06-29T16:26:00Z">
        <w:r w:rsidR="00ED6715">
          <w:t>,</w:t>
        </w:r>
      </w:ins>
      <w:r w:rsidRPr="00591511">
        <w:t xml:space="preserve"> menor é a média dos resíduos</w:t>
      </w:r>
      <w:r>
        <w:t xml:space="preserve">. Modelos </w:t>
      </w:r>
      <w:ins w:id="369" w:author="Guilherme Lima" w:date="2022-06-29T16:27:00Z">
        <w:r w:rsidR="00ED6715">
          <w:t>“</w:t>
        </w:r>
      </w:ins>
      <w:r>
        <w:t>treinados</w:t>
      </w:r>
      <w:ins w:id="370" w:author="Guilherme Lima" w:date="2022-06-29T16:27:00Z">
        <w:r w:rsidR="00ED6715">
          <w:t>”</w:t>
        </w:r>
      </w:ins>
      <w:r>
        <w:t xml:space="preserve"> com séries de dados longas (acima de </w:t>
      </w:r>
      <w:r w:rsidR="00737745">
        <w:t>25</w:t>
      </w:r>
      <w:r>
        <w:t xml:space="preserve">0 observações) </w:t>
      </w:r>
      <w:r w:rsidR="00E42EC0">
        <w:t xml:space="preserve">não </w:t>
      </w:r>
      <w:r>
        <w:t>apresentaram resíduos estatisticamente distintos</w:t>
      </w:r>
      <w:ins w:id="371" w:author="Guilherme Lima" w:date="2022-06-29T16:27:00Z">
        <w:r w:rsidR="00ED6715">
          <w:t>;</w:t>
        </w:r>
      </w:ins>
      <w:del w:id="372" w:author="Guilherme Lima" w:date="2022-06-29T16:27:00Z">
        <w:r w:rsidDel="00ED6715">
          <w:delText>,</w:delText>
        </w:r>
      </w:del>
      <w:r>
        <w:t xml:space="preserve"> os níveis de erro encontrados parecem convergir para uma mesma distribuição e média</w:t>
      </w:r>
      <w:r w:rsidR="001040F9">
        <w:t>.</w:t>
      </w:r>
    </w:p>
    <w:p w14:paraId="721F98F3" w14:textId="288A05C4" w:rsidR="00E42EC0" w:rsidRDefault="00E42EC0" w:rsidP="009D079A">
      <w:pPr>
        <w:pStyle w:val="Mestrado"/>
        <w:ind w:firstLine="360"/>
      </w:pPr>
      <w:r>
        <w:t>O número de séries temporais no sistema não afet</w:t>
      </w:r>
      <w:r w:rsidR="001040F9">
        <w:t>ou</w:t>
      </w:r>
      <w:r>
        <w:t xml:space="preserve"> a performance individual dos modelos. Conforme esperado</w:t>
      </w:r>
      <w:r w:rsidR="001040F9">
        <w:t>,</w:t>
      </w:r>
      <w:r>
        <w:t xml:space="preserve"> observ</w:t>
      </w:r>
      <w:r w:rsidR="001040F9">
        <w:t>ou</w:t>
      </w:r>
      <w:r>
        <w:t xml:space="preserve">-se que quanto maior a amostra de teste menor é o nível de erros do modelo. </w:t>
      </w:r>
    </w:p>
    <w:p w14:paraId="429CB4AD" w14:textId="0A28311C" w:rsidR="00E42EC0" w:rsidRDefault="00E42EC0" w:rsidP="009D079A">
      <w:pPr>
        <w:pStyle w:val="Mestrado"/>
        <w:ind w:firstLine="360"/>
      </w:pPr>
      <w:r>
        <w:t>Ao aplicar uma suavização por média</w:t>
      </w:r>
      <w:r w:rsidR="001040F9">
        <w:t>s</w:t>
      </w:r>
      <w:r>
        <w:t xml:space="preserve"> móve</w:t>
      </w:r>
      <w:r w:rsidR="001040F9">
        <w:t>is</w:t>
      </w:r>
      <w:r>
        <w:t xml:space="preserve"> de 12 períodos</w:t>
      </w:r>
      <w:r w:rsidR="001040F9">
        <w:t>,</w:t>
      </w:r>
      <w:r>
        <w:t xml:space="preserve"> os modelos VEC apresenta</w:t>
      </w:r>
      <w:r w:rsidR="001040F9">
        <w:t>ra</w:t>
      </w:r>
      <w:r>
        <w:t>m performance igual ou inferior aos modelos ARIMA e VAR</w:t>
      </w:r>
      <w:r w:rsidR="001040F9">
        <w:t>,</w:t>
      </w:r>
      <w:r>
        <w:t xml:space="preserve"> fato</w:t>
      </w:r>
      <w:r w:rsidR="001040F9">
        <w:t xml:space="preserve"> esse,</w:t>
      </w:r>
      <w:r>
        <w:t xml:space="preserve"> explicado pela remoção de componentes de mais alta frequência que são modelados com maior precisão em modelos VEC. </w:t>
      </w:r>
    </w:p>
    <w:p w14:paraId="413B83E9" w14:textId="5603B61C" w:rsidR="00E42EC0" w:rsidDel="00ED6715" w:rsidRDefault="00E42EC0" w:rsidP="009D079A">
      <w:pPr>
        <w:pStyle w:val="Mestrado"/>
        <w:ind w:firstLine="360"/>
        <w:rPr>
          <w:del w:id="373" w:author="Guilherme Lima" w:date="2022-06-29T16:28:00Z"/>
        </w:rPr>
      </w:pPr>
      <w:r>
        <w:t>A validação de modelos com MAE e MSE são equivalentes</w:t>
      </w:r>
      <w:r w:rsidR="001040F9">
        <w:t>;</w:t>
      </w:r>
      <w:r>
        <w:t xml:space="preserve"> ambos converg</w:t>
      </w:r>
      <w:r w:rsidR="001040F9">
        <w:t>iram</w:t>
      </w:r>
      <w:r>
        <w:t xml:space="preserve"> </w:t>
      </w:r>
      <w:r w:rsidR="001040F9">
        <w:t>para</w:t>
      </w:r>
      <w:r>
        <w:t xml:space="preserve"> resultados </w:t>
      </w:r>
      <w:r w:rsidR="001040F9">
        <w:t>de mesma interpretação.</w:t>
      </w:r>
    </w:p>
    <w:p w14:paraId="48FEFFB4" w14:textId="758F98B6" w:rsidR="00B32E58" w:rsidDel="00ED6715" w:rsidRDefault="00ED6715" w:rsidP="009D079A">
      <w:pPr>
        <w:pStyle w:val="Mestrado"/>
        <w:ind w:firstLine="360"/>
        <w:rPr>
          <w:del w:id="374" w:author="Guilherme Lima" w:date="2022-06-29T16:28:00Z"/>
        </w:rPr>
      </w:pPr>
      <w:ins w:id="375" w:author="Guilherme Lima" w:date="2022-06-29T16:28:00Z">
        <w:r>
          <w:t xml:space="preserve"> </w:t>
        </w:r>
      </w:ins>
      <w:r w:rsidR="00E42EC0">
        <w:t xml:space="preserve">Quanto menor o número de observações da base de dados </w:t>
      </w:r>
      <w:r w:rsidR="00737745">
        <w:t>maior</w:t>
      </w:r>
      <w:r w:rsidR="00E42EC0">
        <w:t xml:space="preserve"> é a distinção de acurácia dos modelos fora da amostra de </w:t>
      </w:r>
      <w:r w:rsidR="00D52161">
        <w:t>treinamento</w:t>
      </w:r>
      <w:r w:rsidR="00E42EC0">
        <w:t>.</w:t>
      </w:r>
    </w:p>
    <w:p w14:paraId="38E03627" w14:textId="5C8C5742" w:rsidR="00C7252E" w:rsidRDefault="00ED6715" w:rsidP="009D079A">
      <w:pPr>
        <w:pStyle w:val="Mestrado"/>
        <w:ind w:firstLine="360"/>
      </w:pPr>
      <w:ins w:id="376" w:author="Guilherme Lima" w:date="2022-06-29T16:28:00Z">
        <w:r>
          <w:t xml:space="preserve"> </w:t>
        </w:r>
      </w:ins>
      <w:r w:rsidR="00645F15">
        <w:t>Contudo</w:t>
      </w:r>
      <w:r w:rsidR="000F51EC">
        <w:t>, os</w:t>
      </w:r>
      <w:r w:rsidR="00645F15">
        <w:t xml:space="preserve"> intervalos de confiança das estatísticas descritivas alertam para uma necessidade maior de testes e de validações mais complexas para que os analistas/cientistas optem por uma estrutura </w:t>
      </w:r>
      <w:r w:rsidR="00C37144">
        <w:t xml:space="preserve">em detrimento de </w:t>
      </w:r>
      <w:r w:rsidR="00645F15">
        <w:t xml:space="preserve">outra. A simulação e toda validação apresentada </w:t>
      </w:r>
      <w:r w:rsidR="00645F15">
        <w:lastRenderedPageBreak/>
        <w:t>reforça</w:t>
      </w:r>
      <w:r w:rsidR="00C37144">
        <w:t>m</w:t>
      </w:r>
      <w:r w:rsidR="00645F15">
        <w:t xml:space="preserve"> o fato de que é sempre necessário o uso de </w:t>
      </w:r>
      <w:r w:rsidR="00C7252E">
        <w:t>um conjunto grande de</w:t>
      </w:r>
      <w:r w:rsidR="00645F15">
        <w:t xml:space="preserve"> </w:t>
      </w:r>
      <w:r w:rsidR="00E42EC0">
        <w:t xml:space="preserve">técnicas de validação </w:t>
      </w:r>
      <w:r w:rsidR="00645F15">
        <w:t>para</w:t>
      </w:r>
      <w:r w:rsidR="00E42EC0">
        <w:t xml:space="preserve"> a seleção de modelos.</w:t>
      </w:r>
      <w:r w:rsidR="00645F15">
        <w:t xml:space="preserve"> </w:t>
      </w:r>
    </w:p>
    <w:p w14:paraId="68E0BD8C" w14:textId="2DCE1D6B" w:rsidR="009871D5" w:rsidDel="00ED6715" w:rsidRDefault="000F51EC" w:rsidP="009D079A">
      <w:pPr>
        <w:pStyle w:val="Mestrado"/>
        <w:ind w:firstLine="360"/>
        <w:rPr>
          <w:del w:id="377" w:author="Guilherme Lima" w:date="2022-06-29T16:28:00Z"/>
        </w:rPr>
      </w:pPr>
      <w:del w:id="378" w:author="Guilherme Lima" w:date="2022-06-29T16:28:00Z">
        <w:r w:rsidDel="00ED6715">
          <w:delText xml:space="preserve">Por fim, conclui-se que no conjunto particular de séries cointegradas estudadas neste trabalho, </w:delText>
        </w:r>
        <w:r w:rsidR="0015764F" w:rsidDel="00ED6715">
          <w:delText>modelos ARIMA, VAR e</w:delText>
        </w:r>
        <w:r w:rsidDel="00ED6715">
          <w:delText xml:space="preserve"> V</w:delText>
        </w:r>
        <w:r w:rsidR="00E42EC0" w:rsidDel="00ED6715">
          <w:delText xml:space="preserve">EC </w:delText>
        </w:r>
        <w:r w:rsidR="0015764F" w:rsidDel="00ED6715">
          <w:delText>possuem a mesma capacidade preditiva.</w:delText>
        </w:r>
      </w:del>
    </w:p>
    <w:p w14:paraId="31F9551E" w14:textId="3D91D922" w:rsidR="00645F15" w:rsidRDefault="00645F15" w:rsidP="00ED6715">
      <w:pPr>
        <w:pStyle w:val="Mestrado"/>
        <w:ind w:firstLine="360"/>
        <w:pPrChange w:id="379" w:author="Guilherme Lima" w:date="2022-06-29T16:28:00Z">
          <w:pPr/>
        </w:pPrChange>
      </w:pPr>
    </w:p>
    <w:p w14:paraId="0706AB6C" w14:textId="311FF98C" w:rsidR="00960784" w:rsidRDefault="00960784" w:rsidP="00DC66A6">
      <w:pPr>
        <w:pStyle w:val="Ttulo1"/>
        <w:numPr>
          <w:ilvl w:val="0"/>
          <w:numId w:val="7"/>
        </w:numPr>
      </w:pPr>
      <w:bookmarkStart w:id="380" w:name="_Toc106614874"/>
      <w:r>
        <w:t>Referências</w:t>
      </w:r>
      <w:bookmarkEnd w:id="380"/>
    </w:p>
    <w:p w14:paraId="1F43CC70" w14:textId="77777777" w:rsidR="00960784" w:rsidRDefault="00960784" w:rsidP="009871D5"/>
    <w:p w14:paraId="34E6A10A" w14:textId="6C8BA45B" w:rsidR="009871D5" w:rsidRPr="002907FA" w:rsidRDefault="009871D5" w:rsidP="009871D5">
      <w:pPr>
        <w:pStyle w:val="SemEspaamento"/>
        <w:rPr>
          <w:szCs w:val="24"/>
        </w:rPr>
      </w:pPr>
    </w:p>
    <w:p w14:paraId="442D2401" w14:textId="6096CCB0" w:rsidR="00A624E2" w:rsidRPr="002907FA" w:rsidRDefault="00A624E2" w:rsidP="009871D5">
      <w:pPr>
        <w:pStyle w:val="SemEspaamento"/>
        <w:rPr>
          <w:rFonts w:cstheme="minorHAnsi"/>
          <w:color w:val="000000"/>
          <w:szCs w:val="24"/>
          <w:shd w:val="clear" w:color="auto" w:fill="FFFFFF"/>
          <w:lang w:val="en-US"/>
        </w:rPr>
      </w:pPr>
      <w:r w:rsidRPr="002907FA">
        <w:rPr>
          <w:rFonts w:cstheme="minorHAnsi"/>
          <w:color w:val="000000"/>
          <w:szCs w:val="24"/>
          <w:shd w:val="clear" w:color="auto" w:fill="FFFFFF"/>
          <w:lang w:val="en-US"/>
        </w:rPr>
        <w:t>Box, G.E.P. and Jenkins, G.M. (1970) Time Series Analysis: Forecasting and Control. Holden-Day, San Francisco.</w:t>
      </w:r>
    </w:p>
    <w:p w14:paraId="14376883" w14:textId="67808925" w:rsidR="00A624E2" w:rsidRPr="002907FA" w:rsidRDefault="00A624E2" w:rsidP="009871D5">
      <w:pPr>
        <w:pStyle w:val="SemEspaamento"/>
        <w:rPr>
          <w:rFonts w:cstheme="minorHAnsi"/>
          <w:szCs w:val="24"/>
          <w:lang w:val="en-US"/>
        </w:rPr>
      </w:pPr>
    </w:p>
    <w:p w14:paraId="491A4A0D" w14:textId="7CA39B02" w:rsidR="001E3015" w:rsidRPr="002907FA" w:rsidRDefault="001E3015" w:rsidP="009871D5">
      <w:pPr>
        <w:pStyle w:val="SemEspaamento"/>
        <w:rPr>
          <w:rFonts w:cstheme="minorHAnsi"/>
          <w:szCs w:val="24"/>
          <w:lang w:val="en-US"/>
        </w:rPr>
      </w:pPr>
      <w:r w:rsidRPr="002907FA">
        <w:rPr>
          <w:rFonts w:cstheme="minorHAnsi"/>
          <w:szCs w:val="24"/>
          <w:lang w:val="en-US"/>
        </w:rPr>
        <w:t xml:space="preserve">Lütkepohl, H. (1991). Introduction to Multiple Time Series Analysis. Springer Berlin Heidelberg. </w:t>
      </w:r>
      <w:hyperlink r:id="rId39" w:history="1">
        <w:r w:rsidRPr="002907FA">
          <w:rPr>
            <w:rStyle w:val="Hyperlink"/>
            <w:rFonts w:cstheme="minorHAnsi"/>
            <w:szCs w:val="24"/>
            <w:lang w:val="en-US"/>
          </w:rPr>
          <w:t>https://doi.org/10.1007/978-3-662-02691-5</w:t>
        </w:r>
      </w:hyperlink>
    </w:p>
    <w:p w14:paraId="659A1F98" w14:textId="77777777" w:rsidR="001E3015" w:rsidRPr="002907FA" w:rsidRDefault="001E3015" w:rsidP="009871D5">
      <w:pPr>
        <w:pStyle w:val="SemEspaamento"/>
        <w:rPr>
          <w:rFonts w:cstheme="minorHAnsi"/>
          <w:szCs w:val="24"/>
          <w:lang w:val="en-US"/>
        </w:rPr>
      </w:pPr>
    </w:p>
    <w:p w14:paraId="36F9D91A" w14:textId="06437801" w:rsidR="00183958" w:rsidRPr="0023719F" w:rsidRDefault="00183958" w:rsidP="009871D5">
      <w:pPr>
        <w:pStyle w:val="SemEspaamento"/>
        <w:rPr>
          <w:rFonts w:cstheme="minorHAnsi"/>
          <w:szCs w:val="24"/>
          <w:lang w:val="en-US"/>
        </w:rPr>
      </w:pPr>
      <w:r w:rsidRPr="002907FA">
        <w:rPr>
          <w:rFonts w:cstheme="minorHAnsi"/>
          <w:szCs w:val="24"/>
          <w:lang w:val="en-US"/>
        </w:rPr>
        <w:t>Morettin, P. A. and T</w:t>
      </w:r>
      <w:r w:rsidR="00F667B9" w:rsidRPr="002907FA">
        <w:rPr>
          <w:rFonts w:cstheme="minorHAnsi"/>
          <w:szCs w:val="24"/>
          <w:lang w:val="en-US"/>
        </w:rPr>
        <w:t>oloi</w:t>
      </w:r>
      <w:r w:rsidRPr="002907FA">
        <w:rPr>
          <w:rFonts w:cstheme="minorHAnsi"/>
          <w:szCs w:val="24"/>
          <w:lang w:val="en-US"/>
        </w:rPr>
        <w:t xml:space="preserve">. </w:t>
      </w:r>
      <w:r w:rsidRPr="002907FA">
        <w:rPr>
          <w:rFonts w:cstheme="minorHAnsi"/>
          <w:szCs w:val="24"/>
        </w:rPr>
        <w:t xml:space="preserve">C. M. (2004). Análise de Séries Temporais. </w:t>
      </w:r>
      <w:r w:rsidRPr="0023719F">
        <w:rPr>
          <w:rFonts w:cstheme="minorHAnsi"/>
          <w:szCs w:val="24"/>
          <w:lang w:val="en-US"/>
        </w:rPr>
        <w:t xml:space="preserve">Edgard </w:t>
      </w:r>
      <w:proofErr w:type="spellStart"/>
      <w:r w:rsidRPr="0023719F">
        <w:rPr>
          <w:rFonts w:cstheme="minorHAnsi"/>
          <w:szCs w:val="24"/>
          <w:lang w:val="en-US"/>
        </w:rPr>
        <w:t>Blücher</w:t>
      </w:r>
      <w:proofErr w:type="spellEnd"/>
      <w:r w:rsidRPr="0023719F">
        <w:rPr>
          <w:rFonts w:cstheme="minorHAnsi"/>
          <w:szCs w:val="24"/>
          <w:lang w:val="en-US"/>
        </w:rPr>
        <w:t>, São Paulo.</w:t>
      </w:r>
    </w:p>
    <w:p w14:paraId="655F7954" w14:textId="1ABE89D9" w:rsidR="006C000B" w:rsidRPr="0023719F" w:rsidRDefault="006C000B" w:rsidP="009871D5">
      <w:pPr>
        <w:pStyle w:val="SemEspaamento"/>
        <w:rPr>
          <w:rFonts w:cstheme="minorHAnsi"/>
          <w:szCs w:val="24"/>
          <w:lang w:val="en-US"/>
        </w:rPr>
      </w:pPr>
    </w:p>
    <w:p w14:paraId="1ABB06C0" w14:textId="228ED5A3" w:rsidR="006C000B" w:rsidRPr="0023719F" w:rsidRDefault="006C000B" w:rsidP="009871D5">
      <w:pPr>
        <w:pStyle w:val="SemEspaamento"/>
        <w:rPr>
          <w:rFonts w:cstheme="minorHAnsi"/>
          <w:szCs w:val="24"/>
          <w:lang w:val="en-US"/>
        </w:rPr>
      </w:pPr>
      <w:r w:rsidRPr="0023719F">
        <w:rPr>
          <w:rFonts w:cstheme="minorHAnsi"/>
          <w:szCs w:val="24"/>
          <w:lang w:val="en-US"/>
        </w:rPr>
        <w:t>Enders, W. (2014) Applied Econometric Time Series. 4th Edition. John Wiley, New York.</w:t>
      </w:r>
    </w:p>
    <w:p w14:paraId="0F4D1BE0" w14:textId="6B34726A" w:rsidR="00183958" w:rsidRPr="0023719F" w:rsidRDefault="00183958" w:rsidP="009871D5">
      <w:pPr>
        <w:pStyle w:val="SemEspaamento"/>
        <w:rPr>
          <w:rFonts w:cstheme="minorHAnsi"/>
          <w:szCs w:val="24"/>
          <w:lang w:val="en-US"/>
        </w:rPr>
      </w:pPr>
    </w:p>
    <w:p w14:paraId="399E9C84" w14:textId="74208AEE" w:rsidR="00096872" w:rsidRPr="0023719F" w:rsidRDefault="00275C00" w:rsidP="009871D5">
      <w:pPr>
        <w:pStyle w:val="SemEspaamento"/>
        <w:rPr>
          <w:rFonts w:cstheme="minorHAnsi"/>
          <w:szCs w:val="24"/>
          <w:lang w:val="en-US"/>
        </w:rPr>
      </w:pPr>
      <w:r w:rsidRPr="0023719F">
        <w:rPr>
          <w:rFonts w:cstheme="minorHAnsi"/>
          <w:szCs w:val="24"/>
          <w:lang w:val="en-US"/>
        </w:rPr>
        <w:t>Daniel, Wayne W. (1990). "Kolmogorov–Smirnov one-sample test". Applied Nonparametric Statistics (2nd ed.). Boston: PWS-Kent. pp. 319–330. ISBN 978-0-534-91976-4.</w:t>
      </w:r>
    </w:p>
    <w:p w14:paraId="1F7EC22D" w14:textId="77777777" w:rsidR="00EB6F91" w:rsidRPr="0023719F" w:rsidRDefault="00EB6F91" w:rsidP="009871D5">
      <w:pPr>
        <w:pStyle w:val="SemEspaamento"/>
        <w:rPr>
          <w:rFonts w:cstheme="minorHAnsi"/>
          <w:szCs w:val="24"/>
          <w:lang w:val="en-US"/>
        </w:rPr>
      </w:pPr>
    </w:p>
    <w:p w14:paraId="6CEED0D8" w14:textId="447C3304" w:rsidR="00275C00" w:rsidRPr="0023719F" w:rsidRDefault="00096872" w:rsidP="009871D5">
      <w:pPr>
        <w:pStyle w:val="SemEspaamento"/>
        <w:rPr>
          <w:rFonts w:cstheme="minorHAnsi"/>
          <w:szCs w:val="24"/>
          <w:lang w:val="en-US"/>
        </w:rPr>
      </w:pPr>
      <w:r w:rsidRPr="0023719F">
        <w:rPr>
          <w:rFonts w:cstheme="minorHAnsi"/>
          <w:szCs w:val="24"/>
          <w:lang w:val="en-US"/>
        </w:rPr>
        <w:t>Hatanaka, Michio (1996). Time-Series-Based Econometrics: Unit Roots and Cointegration. New York: Oxford University Press. pp. 48–49. ISBN 978-0-19-877353-5.</w:t>
      </w:r>
    </w:p>
    <w:p w14:paraId="6BBE0707" w14:textId="77777777" w:rsidR="00EB6F91" w:rsidRPr="0023719F" w:rsidRDefault="00EB6F91" w:rsidP="009871D5">
      <w:pPr>
        <w:pStyle w:val="SemEspaamento"/>
        <w:rPr>
          <w:rFonts w:cstheme="minorHAnsi"/>
          <w:szCs w:val="24"/>
          <w:lang w:val="en-US"/>
        </w:rPr>
      </w:pPr>
    </w:p>
    <w:p w14:paraId="111DCBD8" w14:textId="3CDEA98E" w:rsidR="00F61B75" w:rsidRPr="0023719F" w:rsidRDefault="00F61B75" w:rsidP="009871D5">
      <w:pPr>
        <w:pStyle w:val="SemEspaamento"/>
        <w:rPr>
          <w:rFonts w:cstheme="minorHAnsi"/>
          <w:szCs w:val="24"/>
          <w:lang w:val="en-US"/>
        </w:rPr>
      </w:pPr>
      <w:r w:rsidRPr="0023719F">
        <w:rPr>
          <w:rFonts w:cstheme="minorHAnsi"/>
          <w:szCs w:val="24"/>
          <w:lang w:val="en-US"/>
        </w:rPr>
        <w:t>Mooney, C.Z. &amp; Duval, R.D. (1993). Bootstrapping: A nonparametric approach to statistical inference. Sage University Paper series on Quantitative Applications in the Social Sciences, 07-095. Newbury Park, CA: Sage.</w:t>
      </w:r>
    </w:p>
    <w:p w14:paraId="451B781D" w14:textId="420709B6" w:rsidR="0081744E" w:rsidRPr="0023719F" w:rsidRDefault="0081744E" w:rsidP="009871D5">
      <w:pPr>
        <w:pStyle w:val="SemEspaamento"/>
        <w:rPr>
          <w:rFonts w:cstheme="minorHAnsi"/>
          <w:szCs w:val="24"/>
          <w:lang w:val="en-US"/>
        </w:rPr>
      </w:pPr>
    </w:p>
    <w:p w14:paraId="230C6149" w14:textId="5BAF9CE0" w:rsidR="0081744E" w:rsidRPr="0023719F" w:rsidRDefault="0081744E" w:rsidP="009871D5">
      <w:pPr>
        <w:pStyle w:val="SemEspaamento"/>
        <w:rPr>
          <w:rFonts w:cstheme="minorHAnsi"/>
          <w:szCs w:val="24"/>
          <w:lang w:val="en-US"/>
        </w:rPr>
      </w:pPr>
      <w:r w:rsidRPr="0023719F">
        <w:rPr>
          <w:rFonts w:cstheme="minorHAnsi"/>
          <w:szCs w:val="24"/>
          <w:lang w:val="en-US"/>
        </w:rPr>
        <w:t xml:space="preserve">R Core Team (2016). R: A language and environment for statistical computing. R Foundation for Statistical Computing, Vienna. </w:t>
      </w:r>
      <w:proofErr w:type="spellStart"/>
      <w:r w:rsidRPr="0023719F">
        <w:rPr>
          <w:rFonts w:cstheme="minorHAnsi"/>
          <w:szCs w:val="24"/>
          <w:lang w:val="en-US"/>
        </w:rPr>
        <w:t>Avaliable</w:t>
      </w:r>
      <w:proofErr w:type="spellEnd"/>
      <w:r w:rsidRPr="0023719F">
        <w:rPr>
          <w:rFonts w:cstheme="minorHAnsi"/>
          <w:szCs w:val="24"/>
          <w:lang w:val="en-US"/>
        </w:rPr>
        <w:t xml:space="preserve"> in: &lt;https://www.R-project.org&gt; (Accessed on Mar 10, 2022).</w:t>
      </w:r>
    </w:p>
    <w:p w14:paraId="7B222FCA" w14:textId="6990403B" w:rsidR="00406AA0" w:rsidRPr="0023719F" w:rsidRDefault="00406AA0" w:rsidP="009871D5">
      <w:pPr>
        <w:pStyle w:val="SemEspaamento"/>
        <w:rPr>
          <w:rFonts w:cstheme="minorHAnsi"/>
          <w:szCs w:val="24"/>
          <w:lang w:val="en-US"/>
        </w:rPr>
      </w:pPr>
    </w:p>
    <w:p w14:paraId="5DFD0E58" w14:textId="212FF479" w:rsidR="00406AA0" w:rsidRPr="0023719F" w:rsidRDefault="00406AA0" w:rsidP="009871D5">
      <w:pPr>
        <w:pStyle w:val="SemEspaamento"/>
        <w:rPr>
          <w:rFonts w:cstheme="minorHAnsi"/>
          <w:szCs w:val="24"/>
          <w:lang w:val="en-US"/>
        </w:rPr>
      </w:pPr>
      <w:proofErr w:type="spellStart"/>
      <w:r w:rsidRPr="0023719F">
        <w:rPr>
          <w:rFonts w:cstheme="minorHAnsi"/>
          <w:szCs w:val="24"/>
          <w:lang w:val="en-US"/>
        </w:rPr>
        <w:t>Zivot</w:t>
      </w:r>
      <w:proofErr w:type="spellEnd"/>
      <w:r w:rsidRPr="0023719F">
        <w:rPr>
          <w:rFonts w:cstheme="minorHAnsi"/>
          <w:szCs w:val="24"/>
          <w:lang w:val="en-US"/>
        </w:rPr>
        <w:t>, E. &amp; Wang, J. (2006) “Modeling Financial Time Series With S-Plus”. Springer Science + Business Media, Inc.</w:t>
      </w:r>
    </w:p>
    <w:p w14:paraId="47C284D2" w14:textId="0C6E5558" w:rsidR="000801ED" w:rsidRPr="0023719F" w:rsidRDefault="000801ED" w:rsidP="009871D5">
      <w:pPr>
        <w:pStyle w:val="SemEspaamento"/>
        <w:rPr>
          <w:rFonts w:cstheme="minorHAnsi"/>
          <w:szCs w:val="24"/>
          <w:lang w:val="en-US"/>
        </w:rPr>
      </w:pPr>
    </w:p>
    <w:p w14:paraId="7FCCB767" w14:textId="3C7B79C5" w:rsidR="000801ED" w:rsidRPr="0023719F" w:rsidRDefault="000801ED" w:rsidP="009871D5">
      <w:pPr>
        <w:pStyle w:val="SemEspaamento"/>
        <w:rPr>
          <w:lang w:val="en-US"/>
        </w:rPr>
      </w:pPr>
      <w:r w:rsidRPr="0023719F">
        <w:rPr>
          <w:lang w:val="en-US"/>
        </w:rPr>
        <w:t>SCHWARZ, G (1978). Estimating the dimensional of a model. Annals of Statistics, Hayward, v.6, n.2, p.461-464, Mar.</w:t>
      </w:r>
    </w:p>
    <w:p w14:paraId="67FB50F5" w14:textId="2F5DB167" w:rsidR="00DA00E6" w:rsidRPr="0023719F" w:rsidRDefault="00DA00E6" w:rsidP="009871D5">
      <w:pPr>
        <w:pStyle w:val="SemEspaamento"/>
        <w:rPr>
          <w:lang w:val="en-US"/>
        </w:rPr>
      </w:pPr>
    </w:p>
    <w:p w14:paraId="386B938F" w14:textId="7B880CC3" w:rsidR="00DA00E6" w:rsidRPr="0023719F" w:rsidRDefault="00DA00E6" w:rsidP="009871D5">
      <w:pPr>
        <w:pStyle w:val="SemEspaamento"/>
        <w:rPr>
          <w:lang w:val="en-US"/>
        </w:rPr>
      </w:pPr>
      <w:r w:rsidRPr="0023719F">
        <w:rPr>
          <w:lang w:val="en-US"/>
        </w:rPr>
        <w:t xml:space="preserve">Phillips, P.C.B. (1991). “Optimal Inference in Cointegrated Systems”. </w:t>
      </w:r>
      <w:proofErr w:type="spellStart"/>
      <w:r w:rsidRPr="0023719F">
        <w:rPr>
          <w:lang w:val="en-US"/>
        </w:rPr>
        <w:t>Econometrica</w:t>
      </w:r>
      <w:proofErr w:type="spellEnd"/>
      <w:r w:rsidRPr="0023719F">
        <w:rPr>
          <w:lang w:val="en-US"/>
        </w:rPr>
        <w:t>, 59, 283-306</w:t>
      </w:r>
    </w:p>
    <w:p w14:paraId="1BCE33A8" w14:textId="2D5E8BD4" w:rsidR="00DA00E6" w:rsidRPr="0023719F" w:rsidRDefault="00DA00E6" w:rsidP="009871D5">
      <w:pPr>
        <w:pStyle w:val="SemEspaamento"/>
        <w:rPr>
          <w:rFonts w:cstheme="minorHAnsi"/>
          <w:szCs w:val="24"/>
          <w:lang w:val="en-US"/>
        </w:rPr>
      </w:pPr>
    </w:p>
    <w:p w14:paraId="7B6C1BFE" w14:textId="77777777" w:rsidR="00183958" w:rsidRPr="0023719F" w:rsidRDefault="00183958" w:rsidP="009871D5">
      <w:pPr>
        <w:pStyle w:val="SemEspaamento"/>
        <w:rPr>
          <w:szCs w:val="24"/>
          <w:lang w:val="en-US"/>
        </w:rPr>
      </w:pPr>
    </w:p>
    <w:p w14:paraId="49362DD9" w14:textId="5C9EAB84" w:rsidR="00F1636A" w:rsidRPr="0023719F" w:rsidRDefault="00697741"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907FA">
        <w:rPr>
          <w:szCs w:val="24"/>
        </w:rPr>
        <w:fldChar w:fldCharType="begin" w:fldLock="1"/>
      </w:r>
      <w:r w:rsidRPr="0023719F">
        <w:rPr>
          <w:szCs w:val="24"/>
          <w:lang w:val="en-US"/>
        </w:rPr>
        <w:instrText xml:space="preserve">ADDIN Mendeley Bibliography CSL_BIBLIOGRAPHY </w:instrText>
      </w:r>
      <w:r w:rsidRPr="002907FA">
        <w:rPr>
          <w:szCs w:val="24"/>
        </w:rPr>
        <w:fldChar w:fldCharType="separate"/>
      </w:r>
      <w:r w:rsidR="00F1636A" w:rsidRPr="0023719F">
        <w:rPr>
          <w:rFonts w:ascii="Calibri" w:hAnsi="Calibri" w:cs="Calibri"/>
          <w:noProof/>
          <w:szCs w:val="24"/>
          <w:lang w:val="en-US"/>
        </w:rPr>
        <w:t xml:space="preserve">Abdullah, L., &amp; Dwivedy, N. (2012). ARIMA Model for Gold Bullion Coin Selling Prices </w:t>
      </w:r>
      <w:r w:rsidR="00F1636A" w:rsidRPr="0023719F">
        <w:rPr>
          <w:rFonts w:ascii="Calibri" w:hAnsi="Calibri" w:cs="Calibri"/>
          <w:noProof/>
          <w:szCs w:val="24"/>
          <w:lang w:val="en-US"/>
        </w:rPr>
        <w:lastRenderedPageBreak/>
        <w:t xml:space="preserve">Forecasting Cite this paper Related papers GOLD PRICE FORECAST ING IN INDIA USING ARIMA MODELLING AARF Publicat ions Journals, SAINA BABY Capt uring Volat ilit y Wit h St at a t o forecast Coriander Price b. </w:t>
      </w:r>
      <w:r w:rsidR="00F1636A" w:rsidRPr="0023719F">
        <w:rPr>
          <w:rFonts w:ascii="Calibri" w:hAnsi="Calibri" w:cs="Calibri"/>
          <w:i/>
          <w:iCs/>
          <w:noProof/>
          <w:szCs w:val="24"/>
          <w:lang w:val="en-US"/>
        </w:rPr>
        <w:t>International Journal of Advances in Applied Sciences (IJAAS)</w:t>
      </w:r>
      <w:r w:rsidR="00F1636A" w:rsidRPr="0023719F">
        <w:rPr>
          <w:rFonts w:ascii="Calibri" w:hAnsi="Calibri" w:cs="Calibri"/>
          <w:noProof/>
          <w:szCs w:val="24"/>
          <w:lang w:val="en-US"/>
        </w:rPr>
        <w:t xml:space="preserve">, </w:t>
      </w:r>
      <w:r w:rsidR="00F1636A" w:rsidRPr="0023719F">
        <w:rPr>
          <w:rFonts w:ascii="Calibri" w:hAnsi="Calibri" w:cs="Calibri"/>
          <w:i/>
          <w:iCs/>
          <w:noProof/>
          <w:szCs w:val="24"/>
          <w:lang w:val="en-US"/>
        </w:rPr>
        <w:t>1</w:t>
      </w:r>
      <w:r w:rsidR="00F1636A" w:rsidRPr="0023719F">
        <w:rPr>
          <w:rFonts w:ascii="Calibri" w:hAnsi="Calibri" w:cs="Calibri"/>
          <w:noProof/>
          <w:szCs w:val="24"/>
          <w:lang w:val="en-US"/>
        </w:rPr>
        <w:t>(4), 153–158.</w:t>
      </w:r>
    </w:p>
    <w:p w14:paraId="3E89B2E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Afana, M., Ahmed, J., Harb, B., Abu-Nasser, B. S., &amp; Abu-Naser, S. S. (2018). </w:t>
      </w:r>
      <w:r w:rsidRPr="0023719F">
        <w:rPr>
          <w:rFonts w:ascii="Calibri" w:hAnsi="Calibri" w:cs="Calibri"/>
          <w:noProof/>
          <w:szCs w:val="24"/>
          <w:lang w:val="en-US"/>
        </w:rPr>
        <w:t xml:space="preserve">Artificial Neural Network for Forecasting Car Mileage per Gallon in the City. </w:t>
      </w:r>
      <w:r w:rsidRPr="0023719F">
        <w:rPr>
          <w:rFonts w:ascii="Calibri" w:hAnsi="Calibri" w:cs="Calibri"/>
          <w:i/>
          <w:iCs/>
          <w:noProof/>
          <w:szCs w:val="24"/>
          <w:lang w:val="en-US"/>
        </w:rPr>
        <w:t>International Journal of Advanced Science and Technology</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51–59. http://dx.doi.org/10.14257/ijast.2018.124.05</w:t>
      </w:r>
    </w:p>
    <w:p w14:paraId="43A01B6F"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Anggraeni, W., Boga, K., &amp; Mahananto, F. (2018). </w:t>
      </w:r>
      <w:r w:rsidRPr="0023719F">
        <w:rPr>
          <w:rFonts w:ascii="Calibri" w:hAnsi="Calibri" w:cs="Calibri"/>
          <w:noProof/>
          <w:szCs w:val="24"/>
          <w:lang w:val="en-US"/>
        </w:rPr>
        <w:t xml:space="preserve">ScienceDirect ScienceDirect The Performance of ARIMAX Model and Vector Autoregressive ( VAR ) Model in Forecasting Strategic Commodity Price in Indonesia. </w:t>
      </w:r>
      <w:r w:rsidRPr="0023719F">
        <w:rPr>
          <w:rFonts w:ascii="Calibri" w:hAnsi="Calibri" w:cs="Calibri"/>
          <w:i/>
          <w:iCs/>
          <w:noProof/>
          <w:szCs w:val="24"/>
          <w:lang w:val="en-US"/>
        </w:rPr>
        <w:t>Procedia Computer Science</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189–196. https://doi.org/10.1016/j.procs.2017.12.146</w:t>
      </w:r>
    </w:p>
    <w:p w14:paraId="704945E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Araz, O. M., Choi, T. M., Olson, D. L., &amp; Salman, F. S. (2020). Data Analytics for Operational Risk Management. </w:t>
      </w:r>
      <w:r w:rsidRPr="0023719F">
        <w:rPr>
          <w:rFonts w:ascii="Calibri" w:hAnsi="Calibri" w:cs="Calibri"/>
          <w:i/>
          <w:iCs/>
          <w:noProof/>
          <w:szCs w:val="24"/>
          <w:lang w:val="en-US"/>
        </w:rPr>
        <w:t>Decision Sciences</w:t>
      </w:r>
      <w:r w:rsidRPr="0023719F">
        <w:rPr>
          <w:rFonts w:ascii="Calibri" w:hAnsi="Calibri" w:cs="Calibri"/>
          <w:noProof/>
          <w:szCs w:val="24"/>
          <w:lang w:val="en-US"/>
        </w:rPr>
        <w:t xml:space="preserve">, </w:t>
      </w:r>
      <w:r w:rsidRPr="0023719F">
        <w:rPr>
          <w:rFonts w:ascii="Calibri" w:hAnsi="Calibri" w:cs="Calibri"/>
          <w:i/>
          <w:iCs/>
          <w:noProof/>
          <w:szCs w:val="24"/>
          <w:lang w:val="en-US"/>
        </w:rPr>
        <w:t>51</w:t>
      </w:r>
      <w:r w:rsidRPr="0023719F">
        <w:rPr>
          <w:rFonts w:ascii="Calibri" w:hAnsi="Calibri" w:cs="Calibri"/>
          <w:noProof/>
          <w:szCs w:val="24"/>
          <w:lang w:val="en-US"/>
        </w:rPr>
        <w:t>(6), 1316–1319. https://doi.org/10.1111/deci.12443</w:t>
      </w:r>
    </w:p>
    <w:p w14:paraId="460C24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Bachmeier, L. J., &amp; Swanson, N. R. (2005). Predicting inflation: Does the quantity theory help? </w:t>
      </w:r>
      <w:r w:rsidRPr="0023719F">
        <w:rPr>
          <w:rFonts w:ascii="Calibri" w:hAnsi="Calibri" w:cs="Calibri"/>
          <w:i/>
          <w:iCs/>
          <w:noProof/>
          <w:szCs w:val="24"/>
          <w:lang w:val="en-US"/>
        </w:rPr>
        <w:t>Economic Inquiry</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(3), 570–585. https://doi.org/10.1093/ei/cbi039</w:t>
      </w:r>
    </w:p>
    <w:p w14:paraId="5AF39E81"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Chen, T., Xie, L., &amp; Zhang, Y. (2017). How does analysts’ forecast quality relate to corporate investment efficiency? </w:t>
      </w:r>
      <w:r w:rsidRPr="0023719F">
        <w:rPr>
          <w:rFonts w:ascii="Calibri" w:hAnsi="Calibri" w:cs="Calibri"/>
          <w:i/>
          <w:iCs/>
          <w:noProof/>
          <w:szCs w:val="24"/>
          <w:lang w:val="en-US"/>
        </w:rPr>
        <w:t>Journal of Corporate Finance</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 217–240. https://doi.org/10.1016/j.jcorpfin.2016.12.010</w:t>
      </w:r>
    </w:p>
    <w:p w14:paraId="4F14953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(2013). </w:t>
      </w:r>
      <w:r w:rsidRPr="0023719F">
        <w:rPr>
          <w:rFonts w:ascii="Calibri" w:hAnsi="Calibri" w:cs="Calibri"/>
          <w:i/>
          <w:iCs/>
          <w:noProof/>
          <w:szCs w:val="24"/>
          <w:lang w:val="en-US"/>
        </w:rPr>
        <w:t xml:space="preserve">Comparing Predictive Accuracy , Twenty Years Later : A Personal Perspective on the Use and Abuse of Diebold-Mariano Tests </w:t>
      </w:r>
      <w:r w:rsidRPr="0023719F">
        <w:rPr>
          <w:rFonts w:ascii="Cambria Math" w:hAnsi="Cambria Math" w:cs="Cambria Math"/>
          <w:i/>
          <w:iCs/>
          <w:noProof/>
          <w:szCs w:val="24"/>
          <w:lang w:val="en-US"/>
        </w:rPr>
        <w:t>∗</w:t>
      </w:r>
      <w:r w:rsidRPr="0023719F">
        <w:rPr>
          <w:rFonts w:ascii="Calibri" w:hAnsi="Calibri" w:cs="Calibri"/>
          <w:i/>
          <w:iCs/>
          <w:noProof/>
          <w:szCs w:val="24"/>
          <w:lang w:val="en-US"/>
        </w:rPr>
        <w:t xml:space="preserve"> Comparing Model-Free Forecasts</w:t>
      </w:r>
      <w:r w:rsidRPr="0023719F">
        <w:rPr>
          <w:rFonts w:ascii="Calibri" w:hAnsi="Calibri" w:cs="Calibri"/>
          <w:noProof/>
          <w:szCs w:val="24"/>
          <w:lang w:val="en-US"/>
        </w:rPr>
        <w:t>.</w:t>
      </w:r>
    </w:p>
    <w:p w14:paraId="63ADAE28"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Diebold, F. X., &amp; Mariano, R. S. (1995). </w:t>
      </w:r>
      <w:r w:rsidRPr="0023719F">
        <w:rPr>
          <w:rFonts w:ascii="Calibri" w:hAnsi="Calibri" w:cs="Calibri"/>
          <w:noProof/>
          <w:szCs w:val="24"/>
          <w:lang w:val="en-US"/>
        </w:rPr>
        <w:t xml:space="preserve">Comparing predictive accuracy. </w:t>
      </w:r>
      <w:r w:rsidRPr="0023719F">
        <w:rPr>
          <w:rFonts w:ascii="Calibri" w:hAnsi="Calibri" w:cs="Calibri"/>
          <w:i/>
          <w:iCs/>
          <w:noProof/>
          <w:szCs w:val="24"/>
          <w:lang w:val="en-US"/>
        </w:rPr>
        <w:t>Journal of Business and Economic Statistics</w:t>
      </w:r>
      <w:r w:rsidRPr="0023719F">
        <w:rPr>
          <w:rFonts w:ascii="Calibri" w:hAnsi="Calibri" w:cs="Calibri"/>
          <w:noProof/>
          <w:szCs w:val="24"/>
          <w:lang w:val="en-US"/>
        </w:rPr>
        <w:t xml:space="preserve">, </w:t>
      </w:r>
      <w:r w:rsidRPr="0023719F">
        <w:rPr>
          <w:rFonts w:ascii="Calibri" w:hAnsi="Calibri" w:cs="Calibri"/>
          <w:i/>
          <w:iCs/>
          <w:noProof/>
          <w:szCs w:val="24"/>
          <w:lang w:val="en-US"/>
        </w:rPr>
        <w:t>13</w:t>
      </w:r>
      <w:r w:rsidRPr="0023719F">
        <w:rPr>
          <w:rFonts w:ascii="Calibri" w:hAnsi="Calibri" w:cs="Calibri"/>
          <w:noProof/>
          <w:szCs w:val="24"/>
          <w:lang w:val="en-US"/>
        </w:rPr>
        <w:t>(3), 253–263. https://doi.org/10.1080/07350015.1995.10524599</w:t>
      </w:r>
    </w:p>
    <w:p w14:paraId="18FF177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Rudebusch, G. D., &amp; Boraǧan Aruoba, S. (2006). The macroeconomy and the yield curve: A dynamic latent factor approach. </w:t>
      </w:r>
      <w:r w:rsidRPr="0023719F">
        <w:rPr>
          <w:rFonts w:ascii="Calibri" w:hAnsi="Calibri" w:cs="Calibri"/>
          <w:i/>
          <w:iCs/>
          <w:noProof/>
          <w:szCs w:val="24"/>
          <w:lang w:val="en-US"/>
        </w:rPr>
        <w:t>Journal of Econometrics</w:t>
      </w:r>
      <w:r w:rsidRPr="0023719F">
        <w:rPr>
          <w:rFonts w:ascii="Calibri" w:hAnsi="Calibri" w:cs="Calibri"/>
          <w:noProof/>
          <w:szCs w:val="24"/>
          <w:lang w:val="en-US"/>
        </w:rPr>
        <w:t xml:space="preserve">, </w:t>
      </w:r>
      <w:r w:rsidRPr="0023719F">
        <w:rPr>
          <w:rFonts w:ascii="Calibri" w:hAnsi="Calibri" w:cs="Calibri"/>
          <w:i/>
          <w:iCs/>
          <w:noProof/>
          <w:szCs w:val="24"/>
          <w:lang w:val="en-US"/>
        </w:rPr>
        <w:t>131</w:t>
      </w:r>
      <w:r w:rsidRPr="0023719F">
        <w:rPr>
          <w:rFonts w:ascii="Calibri" w:hAnsi="Calibri" w:cs="Calibri"/>
          <w:noProof/>
          <w:szCs w:val="24"/>
          <w:lang w:val="en-US"/>
        </w:rPr>
        <w:t>(1–2), 309–338. https://doi.org/10.1016/j.jeconom.2005.01.011</w:t>
      </w:r>
    </w:p>
    <w:p w14:paraId="0D32F48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Engle, R. F., &amp; Granger, C. W. J. (1987). Co-Integration and Error Correction: Representation, Estimation, and Testing. </w:t>
      </w:r>
      <w:r w:rsidRPr="0023719F">
        <w:rPr>
          <w:rFonts w:ascii="Calibri" w:hAnsi="Calibri" w:cs="Calibri"/>
          <w:i/>
          <w:iCs/>
          <w:noProof/>
          <w:szCs w:val="24"/>
          <w:lang w:val="en-US"/>
        </w:rPr>
        <w:t>Econometrica</w:t>
      </w:r>
      <w:r w:rsidRPr="0023719F">
        <w:rPr>
          <w:rFonts w:ascii="Calibri" w:hAnsi="Calibri" w:cs="Calibri"/>
          <w:noProof/>
          <w:szCs w:val="24"/>
          <w:lang w:val="en-US"/>
        </w:rPr>
        <w:t xml:space="preserve">, </w:t>
      </w:r>
      <w:r w:rsidRPr="0023719F">
        <w:rPr>
          <w:rFonts w:ascii="Calibri" w:hAnsi="Calibri" w:cs="Calibri"/>
          <w:i/>
          <w:iCs/>
          <w:noProof/>
          <w:szCs w:val="24"/>
          <w:lang w:val="en-US"/>
        </w:rPr>
        <w:t>55</w:t>
      </w:r>
      <w:r w:rsidRPr="0023719F">
        <w:rPr>
          <w:rFonts w:ascii="Calibri" w:hAnsi="Calibri" w:cs="Calibri"/>
          <w:noProof/>
          <w:szCs w:val="24"/>
          <w:lang w:val="en-US"/>
        </w:rPr>
        <w:t>(2), 251. https://doi.org/10.2307/1913236</w:t>
      </w:r>
    </w:p>
    <w:p w14:paraId="76DC053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Fanchon, P., &amp; Wendel, J. (1992). Estimating VAR models under non-stationarity and cointegration: Alternative approaches for forecasting cattle prices. </w:t>
      </w:r>
      <w:r w:rsidRPr="0023719F">
        <w:rPr>
          <w:rFonts w:ascii="Calibri" w:hAnsi="Calibri" w:cs="Calibri"/>
          <w:i/>
          <w:iCs/>
          <w:noProof/>
          <w:szCs w:val="24"/>
          <w:lang w:val="en-US"/>
        </w:rPr>
        <w:t>Applied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24</w:t>
      </w:r>
      <w:r w:rsidRPr="0023719F">
        <w:rPr>
          <w:rFonts w:ascii="Calibri" w:hAnsi="Calibri" w:cs="Calibri"/>
          <w:noProof/>
          <w:szCs w:val="24"/>
          <w:lang w:val="en-US"/>
        </w:rPr>
        <w:t>(2), 207–217. https://doi.org/10.1080/00036849200000119</w:t>
      </w:r>
    </w:p>
    <w:p w14:paraId="71C1A3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Hargreaves, J. C., Annan, J. D., Edwards, N. R., &amp; Marsh, R. (2004). An efficient climate forecasting method using an intermediate complexity Earth System Model and the ensemble Kalman filter. </w:t>
      </w:r>
      <w:r w:rsidRPr="0023719F">
        <w:rPr>
          <w:rFonts w:ascii="Calibri" w:hAnsi="Calibri" w:cs="Calibri"/>
          <w:i/>
          <w:iCs/>
          <w:noProof/>
          <w:szCs w:val="24"/>
          <w:lang w:val="en-US"/>
        </w:rPr>
        <w:t>Climate Dynamics</w:t>
      </w:r>
      <w:r w:rsidRPr="0023719F">
        <w:rPr>
          <w:rFonts w:ascii="Calibri" w:hAnsi="Calibri" w:cs="Calibri"/>
          <w:noProof/>
          <w:szCs w:val="24"/>
          <w:lang w:val="en-US"/>
        </w:rPr>
        <w:t xml:space="preserve">, </w:t>
      </w:r>
      <w:r w:rsidRPr="0023719F">
        <w:rPr>
          <w:rFonts w:ascii="Calibri" w:hAnsi="Calibri" w:cs="Calibri"/>
          <w:i/>
          <w:iCs/>
          <w:noProof/>
          <w:szCs w:val="24"/>
          <w:lang w:val="en-US"/>
        </w:rPr>
        <w:t>23</w:t>
      </w:r>
      <w:r w:rsidRPr="0023719F">
        <w:rPr>
          <w:rFonts w:ascii="Calibri" w:hAnsi="Calibri" w:cs="Calibri"/>
          <w:noProof/>
          <w:szCs w:val="24"/>
          <w:lang w:val="en-US"/>
        </w:rPr>
        <w:t>(7–8), 745–760. https://doi.org/10.1007/s00382-004-0471-4</w:t>
      </w:r>
    </w:p>
    <w:p w14:paraId="2CBD0E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Hu, Z., Ge, Q., Li, S., &amp; Xiong, M. (2020). Artificial Intelligence Forecasting of Covid-19 in China. </w:t>
      </w:r>
      <w:r w:rsidRPr="0023719F">
        <w:rPr>
          <w:rFonts w:ascii="Calibri" w:hAnsi="Calibri" w:cs="Calibri"/>
          <w:i/>
          <w:iCs/>
          <w:noProof/>
          <w:szCs w:val="24"/>
          <w:lang w:val="en-US"/>
        </w:rPr>
        <w:t>International Journal of Educational Excellence</w:t>
      </w:r>
      <w:r w:rsidRPr="0023719F">
        <w:rPr>
          <w:rFonts w:ascii="Calibri" w:hAnsi="Calibri" w:cs="Calibri"/>
          <w:noProof/>
          <w:szCs w:val="24"/>
          <w:lang w:val="en-US"/>
        </w:rPr>
        <w:t xml:space="preserve">, </w:t>
      </w:r>
      <w:r w:rsidRPr="0023719F">
        <w:rPr>
          <w:rFonts w:ascii="Calibri" w:hAnsi="Calibri" w:cs="Calibri"/>
          <w:i/>
          <w:iCs/>
          <w:noProof/>
          <w:szCs w:val="24"/>
          <w:lang w:val="en-US"/>
        </w:rPr>
        <w:t>6</w:t>
      </w:r>
      <w:r w:rsidRPr="0023719F">
        <w:rPr>
          <w:rFonts w:ascii="Calibri" w:hAnsi="Calibri" w:cs="Calibri"/>
          <w:noProof/>
          <w:szCs w:val="24"/>
          <w:lang w:val="en-US"/>
        </w:rPr>
        <w:t>(1), 71–94. https://doi.org/10.18562/ijee.054</w:t>
      </w:r>
    </w:p>
    <w:p w14:paraId="6BF4869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Ioannidis, J. P. A., Cripps, S., &amp; Tanner, M. A. (2020). Forecasting for COVID-19 has failed. </w:t>
      </w:r>
      <w:r w:rsidRPr="0023719F">
        <w:rPr>
          <w:rFonts w:ascii="Calibri" w:hAnsi="Calibri" w:cs="Calibri"/>
          <w:i/>
          <w:iCs/>
          <w:noProof/>
          <w:szCs w:val="24"/>
          <w:lang w:val="en-US"/>
        </w:rPr>
        <w:t>International Journal of Forecasting</w:t>
      </w:r>
      <w:r w:rsidRPr="0023719F">
        <w:rPr>
          <w:rFonts w:ascii="Calibri" w:hAnsi="Calibri" w:cs="Calibri"/>
          <w:noProof/>
          <w:szCs w:val="24"/>
          <w:lang w:val="en-US"/>
        </w:rPr>
        <w:t>. https://doi.org/10.1016/j.ijforecast.2020.08.004</w:t>
      </w:r>
    </w:p>
    <w:p w14:paraId="1EDBBBF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Johansen, S. (1988). Statistical analysis of cointegration vectors. </w:t>
      </w:r>
      <w:r w:rsidRPr="0023719F">
        <w:rPr>
          <w:rFonts w:ascii="Calibri" w:hAnsi="Calibri" w:cs="Calibri"/>
          <w:i/>
          <w:iCs/>
          <w:noProof/>
          <w:szCs w:val="24"/>
          <w:lang w:val="en-US"/>
        </w:rPr>
        <w:t>Journal of Economic Dynamics and Control</w:t>
      </w:r>
      <w:r w:rsidRPr="0023719F">
        <w:rPr>
          <w:rFonts w:ascii="Calibri" w:hAnsi="Calibri" w:cs="Calibri"/>
          <w:noProof/>
          <w:szCs w:val="24"/>
          <w:lang w:val="en-US"/>
        </w:rPr>
        <w:t xml:space="preserve">, </w:t>
      </w:r>
      <w:r w:rsidRPr="0023719F">
        <w:rPr>
          <w:rFonts w:ascii="Calibri" w:hAnsi="Calibri" w:cs="Calibri"/>
          <w:i/>
          <w:iCs/>
          <w:noProof/>
          <w:szCs w:val="24"/>
          <w:lang w:val="en-US"/>
        </w:rPr>
        <w:t>12</w:t>
      </w:r>
      <w:r w:rsidRPr="0023719F">
        <w:rPr>
          <w:rFonts w:ascii="Calibri" w:hAnsi="Calibri" w:cs="Calibri"/>
          <w:noProof/>
          <w:szCs w:val="24"/>
          <w:lang w:val="en-US"/>
        </w:rPr>
        <w:t>(2–3), 231–254. https://doi.org/10.1016/0165-</w:t>
      </w:r>
      <w:r w:rsidRPr="0023719F">
        <w:rPr>
          <w:rFonts w:ascii="Calibri" w:hAnsi="Calibri" w:cs="Calibri"/>
          <w:noProof/>
          <w:szCs w:val="24"/>
          <w:lang w:val="en-US"/>
        </w:rPr>
        <w:lastRenderedPageBreak/>
        <w:t>1889(88)90041-3</w:t>
      </w:r>
    </w:p>
    <w:p w14:paraId="6EC721F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Jones, S. A., Joy, M. P., &amp; Pearson, J. (2002). Forecasting demand of emergency care. </w:t>
      </w:r>
      <w:r w:rsidRPr="0023719F">
        <w:rPr>
          <w:rFonts w:ascii="Calibri" w:hAnsi="Calibri" w:cs="Calibri"/>
          <w:i/>
          <w:iCs/>
          <w:noProof/>
          <w:szCs w:val="24"/>
          <w:lang w:val="en-US"/>
        </w:rPr>
        <w:t>Health Care Management Science</w:t>
      </w:r>
      <w:r w:rsidRPr="0023719F">
        <w:rPr>
          <w:rFonts w:ascii="Calibri" w:hAnsi="Calibri" w:cs="Calibri"/>
          <w:noProof/>
          <w:szCs w:val="24"/>
          <w:lang w:val="en-US"/>
        </w:rPr>
        <w:t xml:space="preserve">, </w:t>
      </w:r>
      <w:r w:rsidRPr="0023719F">
        <w:rPr>
          <w:rFonts w:ascii="Calibri" w:hAnsi="Calibri" w:cs="Calibri"/>
          <w:i/>
          <w:iCs/>
          <w:noProof/>
          <w:szCs w:val="24"/>
          <w:lang w:val="en-US"/>
        </w:rPr>
        <w:t>5</w:t>
      </w:r>
      <w:r w:rsidRPr="0023719F">
        <w:rPr>
          <w:rFonts w:ascii="Calibri" w:hAnsi="Calibri" w:cs="Calibri"/>
          <w:noProof/>
          <w:szCs w:val="24"/>
          <w:lang w:val="en-US"/>
        </w:rPr>
        <w:t>(4), 297–305. https://doi.org/10.1023/A:1020390425029</w:t>
      </w:r>
    </w:p>
    <w:p w14:paraId="686FBB47"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Mohamed, J. (2020). </w:t>
      </w:r>
      <w:r w:rsidRPr="0023719F">
        <w:rPr>
          <w:rFonts w:ascii="Calibri" w:hAnsi="Calibri" w:cs="Calibri"/>
          <w:i/>
          <w:iCs/>
          <w:noProof/>
          <w:szCs w:val="24"/>
          <w:lang w:val="en-US"/>
        </w:rPr>
        <w:t>Time Series Modeling and Forecasting of Somaliland Consumer Price Index : A Comparison of ARIMA and Regression with ARIMA Errors</w:t>
      </w:r>
      <w:r w:rsidRPr="0023719F">
        <w:rPr>
          <w:rFonts w:ascii="Calibri" w:hAnsi="Calibri" w:cs="Calibri"/>
          <w:noProof/>
          <w:szCs w:val="24"/>
          <w:lang w:val="en-US"/>
        </w:rPr>
        <w:t xml:space="preserve">. </w:t>
      </w:r>
      <w:r w:rsidRPr="0023719F">
        <w:rPr>
          <w:rFonts w:ascii="Calibri" w:hAnsi="Calibri" w:cs="Calibri"/>
          <w:i/>
          <w:iCs/>
          <w:noProof/>
          <w:szCs w:val="24"/>
          <w:lang w:val="en-US"/>
        </w:rPr>
        <w:t>9</w:t>
      </w:r>
      <w:r w:rsidRPr="0023719F">
        <w:rPr>
          <w:rFonts w:ascii="Calibri" w:hAnsi="Calibri" w:cs="Calibri"/>
          <w:noProof/>
          <w:szCs w:val="24"/>
          <w:lang w:val="en-US"/>
        </w:rPr>
        <w:t>(4), 143–153. https://doi.org/10.11648/j.ajtas.20200904.18</w:t>
      </w:r>
    </w:p>
    <w:p w14:paraId="2170810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Ng, S. T., Fan, R. Y. C., &amp; Wong, J. M. W. (2011). An econometric model for forecasting private construction investment in Hong Kong. </w:t>
      </w:r>
      <w:r w:rsidRPr="0023719F">
        <w:rPr>
          <w:rFonts w:ascii="Calibri" w:hAnsi="Calibri" w:cs="Calibri"/>
          <w:i/>
          <w:iCs/>
          <w:noProof/>
          <w:szCs w:val="24"/>
          <w:lang w:val="en-US"/>
        </w:rPr>
        <w:t>Construction Management and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29</w:t>
      </w:r>
      <w:r w:rsidRPr="0023719F">
        <w:rPr>
          <w:rFonts w:ascii="Calibri" w:hAnsi="Calibri" w:cs="Calibri"/>
          <w:noProof/>
          <w:szCs w:val="24"/>
          <w:lang w:val="en-US"/>
        </w:rPr>
        <w:t>(5), 519–534. https://doi.org/10.1080/01446193.2011.570356</w:t>
      </w:r>
    </w:p>
    <w:p w14:paraId="74123158"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Nyoni, T. (2018). Modeling and Forecasting Naira / USD Exchange Rate In Nigeria: a Box - Jenkins ARIMA approach. </w:t>
      </w:r>
      <w:r w:rsidRPr="00F1636A">
        <w:rPr>
          <w:rFonts w:ascii="Calibri" w:hAnsi="Calibri" w:cs="Calibri"/>
          <w:i/>
          <w:iCs/>
          <w:noProof/>
          <w:szCs w:val="24"/>
        </w:rPr>
        <w:t>Mrpa</w:t>
      </w:r>
      <w:r w:rsidRPr="00F1636A">
        <w:rPr>
          <w:rFonts w:ascii="Calibri" w:hAnsi="Calibri" w:cs="Calibri"/>
          <w:noProof/>
          <w:szCs w:val="24"/>
        </w:rPr>
        <w:t xml:space="preserve">, </w:t>
      </w:r>
      <w:r w:rsidRPr="00F1636A">
        <w:rPr>
          <w:rFonts w:ascii="Calibri" w:hAnsi="Calibri" w:cs="Calibri"/>
          <w:i/>
          <w:iCs/>
          <w:noProof/>
          <w:szCs w:val="24"/>
        </w:rPr>
        <w:t>MPRA Paper No. 88622</w:t>
      </w:r>
      <w:r w:rsidRPr="00F1636A">
        <w:rPr>
          <w:rFonts w:ascii="Calibri" w:hAnsi="Calibri" w:cs="Calibri"/>
          <w:noProof/>
          <w:szCs w:val="24"/>
        </w:rPr>
        <w:t>, 6–25. https://mpra.ub.uni-muenchen.de/88622/</w:t>
      </w:r>
    </w:p>
    <w:p w14:paraId="78FBF45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Rogalski, R. J., &amp; Vinso, J. D. (1977). </w:t>
      </w:r>
      <w:r w:rsidRPr="0023719F">
        <w:rPr>
          <w:rFonts w:ascii="Calibri" w:hAnsi="Calibri" w:cs="Calibri"/>
          <w:noProof/>
          <w:szCs w:val="24"/>
          <w:lang w:val="en-US"/>
        </w:rPr>
        <w:t xml:space="preserve">Stock Returns , Money Supply and the Direction of Causality. </w:t>
      </w:r>
      <w:r w:rsidRPr="0023719F">
        <w:rPr>
          <w:rFonts w:ascii="Calibri" w:hAnsi="Calibri" w:cs="Calibri"/>
          <w:i/>
          <w:iCs/>
          <w:noProof/>
          <w:szCs w:val="24"/>
          <w:lang w:val="en-US"/>
        </w:rPr>
        <w:t>American Finance Association</w:t>
      </w:r>
      <w:r w:rsidRPr="0023719F">
        <w:rPr>
          <w:rFonts w:ascii="Calibri" w:hAnsi="Calibri" w:cs="Calibri"/>
          <w:noProof/>
          <w:szCs w:val="24"/>
          <w:lang w:val="en-US"/>
        </w:rPr>
        <w:t xml:space="preserve">, </w:t>
      </w:r>
      <w:r w:rsidRPr="0023719F">
        <w:rPr>
          <w:rFonts w:ascii="Calibri" w:hAnsi="Calibri" w:cs="Calibri"/>
          <w:i/>
          <w:iCs/>
          <w:noProof/>
          <w:szCs w:val="24"/>
          <w:lang w:val="en-US"/>
        </w:rPr>
        <w:t>32</w:t>
      </w:r>
      <w:r w:rsidRPr="0023719F">
        <w:rPr>
          <w:rFonts w:ascii="Calibri" w:hAnsi="Calibri" w:cs="Calibri"/>
          <w:noProof/>
          <w:szCs w:val="24"/>
          <w:lang w:val="en-US"/>
        </w:rPr>
        <w:t>(4), 1017–1030.</w:t>
      </w:r>
    </w:p>
    <w:p w14:paraId="74D921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Salisu, A. A., Ebuh, G. U., &amp; Usman, N. (2020). Revisiting oil-stock nexus during COVID-19 pandemic: Some preliminary results. </w:t>
      </w:r>
      <w:r w:rsidRPr="0023719F">
        <w:rPr>
          <w:rFonts w:ascii="Calibri" w:hAnsi="Calibri" w:cs="Calibri"/>
          <w:i/>
          <w:iCs/>
          <w:noProof/>
          <w:szCs w:val="24"/>
          <w:lang w:val="en-US"/>
        </w:rPr>
        <w:t>International Review of Economics and Finance</w:t>
      </w:r>
      <w:r w:rsidRPr="0023719F">
        <w:rPr>
          <w:rFonts w:ascii="Calibri" w:hAnsi="Calibri" w:cs="Calibri"/>
          <w:noProof/>
          <w:szCs w:val="24"/>
          <w:lang w:val="en-US"/>
        </w:rPr>
        <w:t xml:space="preserve">, </w:t>
      </w:r>
      <w:r w:rsidRPr="0023719F">
        <w:rPr>
          <w:rFonts w:ascii="Calibri" w:hAnsi="Calibri" w:cs="Calibri"/>
          <w:i/>
          <w:iCs/>
          <w:noProof/>
          <w:szCs w:val="24"/>
          <w:lang w:val="en-US"/>
        </w:rPr>
        <w:t>69</w:t>
      </w:r>
      <w:r w:rsidRPr="0023719F">
        <w:rPr>
          <w:rFonts w:ascii="Calibri" w:hAnsi="Calibri" w:cs="Calibri"/>
          <w:noProof/>
          <w:szCs w:val="24"/>
          <w:lang w:val="en-US"/>
        </w:rPr>
        <w:t>(June), 280–294. https://doi.org/10.1016/j.iref.2020.06.023</w:t>
      </w:r>
    </w:p>
    <w:p w14:paraId="48F9E145"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Sims, C. A. (1980). Macroeconomics and Reality.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48</w:t>
      </w:r>
      <w:r w:rsidRPr="00F1636A">
        <w:rPr>
          <w:rFonts w:ascii="Calibri" w:hAnsi="Calibri" w:cs="Calibri"/>
          <w:noProof/>
          <w:szCs w:val="24"/>
        </w:rPr>
        <w:t>(1), 1. https://doi.org/10.2307/1912017</w:t>
      </w:r>
    </w:p>
    <w:p w14:paraId="3543DF5F"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F1636A">
        <w:rPr>
          <w:rFonts w:ascii="Calibri" w:hAnsi="Calibri" w:cs="Calibri"/>
          <w:noProof/>
          <w:szCs w:val="24"/>
        </w:rPr>
        <w:t xml:space="preserve">Søren, J. (1991). </w:t>
      </w:r>
      <w:r w:rsidRPr="0023719F">
        <w:rPr>
          <w:rFonts w:ascii="Calibri" w:hAnsi="Calibri" w:cs="Calibri"/>
          <w:noProof/>
          <w:szCs w:val="24"/>
          <w:lang w:val="en-US"/>
        </w:rPr>
        <w:t xml:space="preserve">Estimation and Hypothesis Testing of Cointegration Vectors in Gaussian Vector Autoregressive Models.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59</w:t>
      </w:r>
      <w:r w:rsidRPr="00F1636A">
        <w:rPr>
          <w:rFonts w:ascii="Calibri" w:hAnsi="Calibri" w:cs="Calibri"/>
          <w:noProof/>
          <w:szCs w:val="24"/>
        </w:rPr>
        <w:t>(6), 1551–1580. https://doi.org/10.1017/CBO9781107415324.004</w:t>
      </w:r>
    </w:p>
    <w:p w14:paraId="07DD080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Tehreem, H. S., Anser, M. K., Nassani, A. A., Abro, M. M. Q., &amp; Zaman, K. (2020). </w:t>
      </w:r>
      <w:r w:rsidRPr="0023719F">
        <w:rPr>
          <w:rFonts w:ascii="Calibri" w:hAnsi="Calibri" w:cs="Calibri"/>
          <w:noProof/>
          <w:szCs w:val="24"/>
          <w:lang w:val="en-US"/>
        </w:rPr>
        <w:t xml:space="preserve">Impact of average temperature, energy demand, sectoral value added, and population growth on water resource quality and mortality rate: it is time to stop waiting around. </w:t>
      </w:r>
      <w:r w:rsidRPr="0023719F">
        <w:rPr>
          <w:rFonts w:ascii="Calibri" w:hAnsi="Calibri" w:cs="Calibri"/>
          <w:i/>
          <w:iCs/>
          <w:noProof/>
          <w:szCs w:val="24"/>
          <w:lang w:val="en-US"/>
        </w:rPr>
        <w:t>Environmental Science and Pollution Research</w:t>
      </w:r>
      <w:r w:rsidRPr="0023719F">
        <w:rPr>
          <w:rFonts w:ascii="Calibri" w:hAnsi="Calibri" w:cs="Calibri"/>
          <w:noProof/>
          <w:szCs w:val="24"/>
          <w:lang w:val="en-US"/>
        </w:rPr>
        <w:t>. https://doi.org/10.1007/s11356-020-09822-w</w:t>
      </w:r>
    </w:p>
    <w:p w14:paraId="458A613E"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rPr>
      </w:pPr>
      <w:r w:rsidRPr="0023719F">
        <w:rPr>
          <w:rFonts w:ascii="Calibri" w:hAnsi="Calibri" w:cs="Calibri"/>
          <w:noProof/>
          <w:szCs w:val="24"/>
          <w:lang w:val="en-US"/>
        </w:rPr>
        <w:t xml:space="preserve">Wangdi, K., Singhasivanon, P., Silawan, T., Lawpoolsri, S., White, N. J., &amp; Kaewkungwal, J. (2010). Development of temporal modelling for forecasting and prediction of malaria infections using time-series and ARIMAX analyses: A case study in endemic districts of Bhutan. </w:t>
      </w:r>
      <w:r w:rsidRPr="00F1636A">
        <w:rPr>
          <w:rFonts w:ascii="Calibri" w:hAnsi="Calibri" w:cs="Calibri"/>
          <w:i/>
          <w:iCs/>
          <w:noProof/>
          <w:szCs w:val="24"/>
        </w:rPr>
        <w:t>Malaria Journal</w:t>
      </w:r>
      <w:r w:rsidRPr="00F1636A">
        <w:rPr>
          <w:rFonts w:ascii="Calibri" w:hAnsi="Calibri" w:cs="Calibri"/>
          <w:noProof/>
          <w:szCs w:val="24"/>
        </w:rPr>
        <w:t xml:space="preserve">, </w:t>
      </w:r>
      <w:r w:rsidRPr="00F1636A">
        <w:rPr>
          <w:rFonts w:ascii="Calibri" w:hAnsi="Calibri" w:cs="Calibri"/>
          <w:i/>
          <w:iCs/>
          <w:noProof/>
          <w:szCs w:val="24"/>
        </w:rPr>
        <w:t>9</w:t>
      </w:r>
      <w:r w:rsidRPr="00F1636A">
        <w:rPr>
          <w:rFonts w:ascii="Calibri" w:hAnsi="Calibri" w:cs="Calibri"/>
          <w:noProof/>
          <w:szCs w:val="24"/>
        </w:rPr>
        <w:t>(1), 1–9. https://doi.org/10.1186/1475-2875-9-251</w:t>
      </w:r>
    </w:p>
    <w:p w14:paraId="124C42DF" w14:textId="4217B3A7" w:rsidR="00697741" w:rsidRDefault="00697741" w:rsidP="009871D5">
      <w:pPr>
        <w:pStyle w:val="SemEspaamento"/>
      </w:pPr>
      <w:r w:rsidRPr="002907FA">
        <w:rPr>
          <w:szCs w:val="24"/>
        </w:rPr>
        <w:fldChar w:fldCharType="end"/>
      </w:r>
    </w:p>
    <w:p w14:paraId="2253DFB7" w14:textId="76552460" w:rsidR="0076720D" w:rsidRDefault="0076720D">
      <w:pPr>
        <w:jc w:val="left"/>
      </w:pPr>
      <w:r>
        <w:br w:type="page"/>
      </w:r>
    </w:p>
    <w:p w14:paraId="0C8E5F11" w14:textId="303CC07B" w:rsidR="00960784" w:rsidRDefault="00A228C9" w:rsidP="00DC66A6">
      <w:pPr>
        <w:pStyle w:val="Ttulo1"/>
        <w:numPr>
          <w:ilvl w:val="0"/>
          <w:numId w:val="7"/>
        </w:numPr>
      </w:pPr>
      <w:bookmarkStart w:id="381" w:name="_Toc106614876"/>
      <w:r>
        <w:lastRenderedPageBreak/>
        <w:t>Repositório</w:t>
      </w:r>
      <w:bookmarkEnd w:id="381"/>
    </w:p>
    <w:p w14:paraId="77E7EB2E" w14:textId="77777777" w:rsidR="00B21570" w:rsidRDefault="00B21570" w:rsidP="00B21570"/>
    <w:p w14:paraId="58D5AC90" w14:textId="75D4CC4B" w:rsidR="00B21570" w:rsidRDefault="00B21570" w:rsidP="000B1478">
      <w:pPr>
        <w:pStyle w:val="Mestrado"/>
        <w:ind w:firstLine="360"/>
        <w:rPr>
          <w:rStyle w:val="Hyperlink"/>
        </w:rPr>
      </w:pPr>
      <w:r>
        <w:t>Todos os scripts utilizados para confecção deste trabalho</w:t>
      </w:r>
      <w:r w:rsidR="009D224F">
        <w:t xml:space="preserve"> e resultados</w:t>
      </w:r>
      <w:r w:rsidR="0076720D">
        <w:t xml:space="preserve"> brutos</w:t>
      </w:r>
      <w:r>
        <w:t xml:space="preserve"> estão armazenados no seguinte repositório do GitHub: </w:t>
      </w:r>
      <w:hyperlink r:id="rId40" w:history="1">
        <w:r w:rsidRPr="00931B44">
          <w:rPr>
            <w:rStyle w:val="Hyperlink"/>
          </w:rPr>
          <w:t>https://github.com/ThiagueraBarao/master_degree</w:t>
        </w:r>
      </w:hyperlink>
      <w:r w:rsidR="009D224F">
        <w:rPr>
          <w:rStyle w:val="Hyperlink"/>
        </w:rPr>
        <w:t>.</w:t>
      </w:r>
    </w:p>
    <w:p w14:paraId="7FAE42AB" w14:textId="77777777" w:rsidR="0076720D" w:rsidRDefault="0076720D" w:rsidP="000B1478">
      <w:pPr>
        <w:pStyle w:val="Mestrado"/>
        <w:ind w:firstLine="360"/>
        <w:rPr>
          <w:rStyle w:val="Hyperlink"/>
        </w:rPr>
      </w:pPr>
    </w:p>
    <w:p w14:paraId="0F372CAE" w14:textId="77777777" w:rsidR="00A228C9" w:rsidRDefault="00A228C9" w:rsidP="00B21570"/>
    <w:p w14:paraId="59C83E55" w14:textId="77777777" w:rsidR="00B21570" w:rsidRPr="009871D5" w:rsidRDefault="00B21570" w:rsidP="009871D5">
      <w:pPr>
        <w:pStyle w:val="SemEspaamento"/>
      </w:pPr>
    </w:p>
    <w:sectPr w:rsidR="00B21570" w:rsidRPr="009871D5" w:rsidSect="0074084B">
      <w:footerReference w:type="default" r:id="rId41"/>
      <w:pgSz w:w="11906" w:h="16838"/>
      <w:pgMar w:top="1560" w:right="1701" w:bottom="1417" w:left="1701" w:header="142" w:footer="73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9" w:author="Guilherme Lima" w:date="2022-06-28T15:17:00Z" w:initials="GL">
    <w:p w14:paraId="0030E42D" w14:textId="0929AC01" w:rsidR="00EB23C8" w:rsidRDefault="00EB23C8">
      <w:pPr>
        <w:pStyle w:val="Textodecomentrio"/>
      </w:pPr>
      <w:r>
        <w:rPr>
          <w:rStyle w:val="Refdecomentrio"/>
        </w:rPr>
        <w:annotationRef/>
      </w:r>
      <w:r>
        <w:t xml:space="preserve">Escrever por extenso na primeira vez que cita um modelo ou estatística e colocar a sigla entre parênteses. Depois da primeira vez, pode usar só a sigla.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30E4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599F9" w16cex:dateUtc="2022-06-28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30E42D" w16cid:durableId="266599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E304D" w14:textId="77777777" w:rsidR="006D1D97" w:rsidRDefault="006D1D97" w:rsidP="009871D5">
      <w:pPr>
        <w:spacing w:after="0" w:line="240" w:lineRule="auto"/>
      </w:pPr>
      <w:r>
        <w:separator/>
      </w:r>
    </w:p>
  </w:endnote>
  <w:endnote w:type="continuationSeparator" w:id="0">
    <w:p w14:paraId="2B1D4D37" w14:textId="77777777" w:rsidR="006D1D97" w:rsidRDefault="006D1D97" w:rsidP="009871D5">
      <w:pPr>
        <w:spacing w:after="0" w:line="240" w:lineRule="auto"/>
      </w:pPr>
      <w:r>
        <w:continuationSeparator/>
      </w:r>
    </w:p>
  </w:endnote>
  <w:endnote w:type="continuationNotice" w:id="1">
    <w:p w14:paraId="0156A2C2" w14:textId="77777777" w:rsidR="006D1D97" w:rsidRDefault="006D1D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B4C" w14:textId="77777777" w:rsidR="0074084B" w:rsidRDefault="0074084B" w:rsidP="0074084B">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52856"/>
      <w:docPartObj>
        <w:docPartGallery w:val="Page Numbers (Bottom of Page)"/>
        <w:docPartUnique/>
      </w:docPartObj>
    </w:sdtPr>
    <w:sdtEndPr/>
    <w:sdtContent>
      <w:p w14:paraId="6D0C6625" w14:textId="77777777" w:rsidR="000C6C1C" w:rsidRDefault="000C6C1C">
        <w:pPr>
          <w:pStyle w:val="Rodap"/>
          <w:jc w:val="center"/>
        </w:pPr>
        <w:r>
          <w:fldChar w:fldCharType="begin"/>
        </w:r>
        <w:r>
          <w:instrText>PAGE   \* MERGEFORMAT</w:instrText>
        </w:r>
        <w:r>
          <w:fldChar w:fldCharType="separate"/>
        </w:r>
        <w:r>
          <w:t>2</w:t>
        </w:r>
        <w:r>
          <w:fldChar w:fldCharType="end"/>
        </w:r>
      </w:p>
    </w:sdtContent>
  </w:sdt>
  <w:p w14:paraId="0FB78CAF" w14:textId="77777777" w:rsidR="000C6C1C" w:rsidRDefault="000C6C1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621527"/>
      <w:docPartObj>
        <w:docPartGallery w:val="Page Numbers (Bottom of Page)"/>
        <w:docPartUnique/>
      </w:docPartObj>
    </w:sdtPr>
    <w:sdtEndPr/>
    <w:sdtContent>
      <w:p w14:paraId="5C9642BB" w14:textId="6CDF03EA" w:rsidR="0074084B" w:rsidRDefault="0074084B">
        <w:pPr>
          <w:pStyle w:val="Rodap"/>
          <w:jc w:val="right"/>
        </w:pPr>
        <w:r>
          <w:fldChar w:fldCharType="begin"/>
        </w:r>
        <w:r>
          <w:instrText>PAGE   \* MERGEFORMAT</w:instrText>
        </w:r>
        <w:r>
          <w:fldChar w:fldCharType="separate"/>
        </w:r>
        <w:r>
          <w:t>2</w:t>
        </w:r>
        <w:r>
          <w:fldChar w:fldCharType="end"/>
        </w:r>
      </w:p>
    </w:sdtContent>
  </w:sdt>
  <w:p w14:paraId="455F0243" w14:textId="77777777" w:rsidR="0074084B" w:rsidRDefault="0074084B" w:rsidP="0074084B">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D7867" w14:textId="77777777" w:rsidR="006D1D97" w:rsidRDefault="006D1D97" w:rsidP="009871D5">
      <w:pPr>
        <w:spacing w:after="0" w:line="240" w:lineRule="auto"/>
      </w:pPr>
      <w:r>
        <w:separator/>
      </w:r>
    </w:p>
  </w:footnote>
  <w:footnote w:type="continuationSeparator" w:id="0">
    <w:p w14:paraId="2F4BC28A" w14:textId="77777777" w:rsidR="006D1D97" w:rsidRDefault="006D1D97" w:rsidP="009871D5">
      <w:pPr>
        <w:spacing w:after="0" w:line="240" w:lineRule="auto"/>
      </w:pPr>
      <w:r>
        <w:continuationSeparator/>
      </w:r>
    </w:p>
  </w:footnote>
  <w:footnote w:type="continuationNotice" w:id="1">
    <w:p w14:paraId="3F47BD52" w14:textId="77777777" w:rsidR="006D1D97" w:rsidRDefault="006D1D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2FAC" w14:textId="77777777" w:rsidR="000C6C1C" w:rsidRDefault="000C6C1C" w:rsidP="00C57E11">
    <w:pPr>
      <w:pStyle w:val="Cabealho"/>
    </w:pPr>
    <w:r>
      <w:rPr>
        <w:noProof/>
      </w:rPr>
      <mc:AlternateContent>
        <mc:Choice Requires="wps">
          <w:drawing>
            <wp:anchor distT="0" distB="0" distL="114300" distR="114300" simplePos="0" relativeHeight="251658242" behindDoc="0" locked="0" layoutInCell="1" allowOverlap="1" wp14:anchorId="3FABB489" wp14:editId="3939D100">
              <wp:simplePos x="0" y="0"/>
              <wp:positionH relativeFrom="column">
                <wp:posOffset>855345</wp:posOffset>
              </wp:positionH>
              <wp:positionV relativeFrom="paragraph">
                <wp:posOffset>46990</wp:posOffset>
              </wp:positionV>
              <wp:extent cx="3827145" cy="670560"/>
              <wp:effectExtent l="0" t="0" r="1905" b="0"/>
              <wp:wrapNone/>
              <wp:docPr id="56" name="Retângulo 56"/>
              <wp:cNvGraphicFramePr/>
              <a:graphic xmlns:a="http://schemas.openxmlformats.org/drawingml/2006/main">
                <a:graphicData uri="http://schemas.microsoft.com/office/word/2010/wordprocessingShape">
                  <wps:wsp>
                    <wps:cNvSpPr/>
                    <wps:spPr>
                      <a:xfrm>
                        <a:off x="0" y="0"/>
                        <a:ext cx="3827145" cy="670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BB489" id="Retângulo 56" o:spid="_x0000_s1026" style="position:absolute;left:0;text-align:left;margin-left:67.35pt;margin-top:3.7pt;width:301.35pt;height:52.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" fillcolor="#d8d8d8 [2732]" stroked="f" strokeweight="1pt">
              <v:textbo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v:textbox>
            </v:rect>
          </w:pict>
        </mc:Fallback>
      </mc:AlternateContent>
    </w:r>
    <w:r>
      <w:rPr>
        <w:noProof/>
      </w:rPr>
      <w:drawing>
        <wp:anchor distT="0" distB="0" distL="114300" distR="114300" simplePos="0" relativeHeight="251658240" behindDoc="1" locked="0" layoutInCell="1" allowOverlap="1" wp14:anchorId="7A13AFAF" wp14:editId="6047BFBD">
          <wp:simplePos x="0" y="0"/>
          <wp:positionH relativeFrom="margin">
            <wp:align>left</wp:align>
          </wp:positionH>
          <wp:positionV relativeFrom="paragraph">
            <wp:posOffset>49902</wp:posOffset>
          </wp:positionV>
          <wp:extent cx="640080" cy="670560"/>
          <wp:effectExtent l="0" t="0" r="7620" b="0"/>
          <wp:wrapTight wrapText="bothSides">
            <wp:wrapPolygon edited="0">
              <wp:start x="0" y="0"/>
              <wp:lineTo x="0" y="20864"/>
              <wp:lineTo x="21214" y="20864"/>
              <wp:lineTo x="21214" y="0"/>
              <wp:lineTo x="0" y="0"/>
            </wp:wrapPolygon>
          </wp:wrapTight>
          <wp:docPr id="9"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670560"/>
                  </a:xfrm>
                  <a:prstGeom prst="rect">
                    <a:avLst/>
                  </a:prstGeom>
                  <a:noFill/>
                  <a:ln w="9525">
                    <a:noFill/>
                    <a:miter lim="800000"/>
                    <a:headEnd/>
                    <a:tailEnd/>
                  </a:ln>
                </pic:spPr>
              </pic:pic>
            </a:graphicData>
          </a:graphic>
        </wp:anchor>
      </w:drawing>
    </w:r>
    <w:r>
      <w:rPr>
        <w:i/>
        <w:noProof/>
        <w:sz w:val="10"/>
      </w:rPr>
      <w:drawing>
        <wp:anchor distT="0" distB="0" distL="114300" distR="114300" simplePos="0" relativeHeight="251658241" behindDoc="0" locked="0" layoutInCell="1" allowOverlap="1" wp14:anchorId="3B93968B" wp14:editId="28032704">
          <wp:simplePos x="0" y="0"/>
          <wp:positionH relativeFrom="margin">
            <wp:align>right</wp:align>
          </wp:positionH>
          <wp:positionV relativeFrom="paragraph">
            <wp:posOffset>6985</wp:posOffset>
          </wp:positionV>
          <wp:extent cx="658495" cy="765175"/>
          <wp:effectExtent l="0" t="0" r="825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32027" r="29303"/>
                  <a:stretch/>
                </pic:blipFill>
                <pic:spPr bwMode="auto">
                  <a:xfrm>
                    <a:off x="0" y="0"/>
                    <a:ext cx="658495" cy="765175"/>
                  </a:xfrm>
                  <a:prstGeom prst="rect">
                    <a:avLst/>
                  </a:prstGeom>
                  <a:noFill/>
                  <a:ln>
                    <a:noFill/>
                  </a:ln>
                  <a:extLst>
                    <a:ext uri="{53640926-AAD7-44D8-BBD7-CCE9431645EC}">
                      <a14:shadowObscured xmlns:a14="http://schemas.microsoft.com/office/drawing/2010/main"/>
                    </a:ext>
                  </a:extLst>
                </pic:spPr>
              </pic:pic>
            </a:graphicData>
          </a:graphic>
        </wp:anchor>
      </w:drawing>
    </w:r>
  </w:p>
  <w:p w14:paraId="750799FF" w14:textId="77777777" w:rsidR="000C6C1C" w:rsidRDefault="000C6C1C" w:rsidP="00C57E11">
    <w:pPr>
      <w:pStyle w:val="Cabealho"/>
    </w:pPr>
  </w:p>
  <w:p w14:paraId="0EA05AE7" w14:textId="77777777" w:rsidR="000C6C1C" w:rsidRDefault="000C6C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53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311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A3A3C"/>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EF26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B1F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E2666"/>
    <w:multiLevelType w:val="hybridMultilevel"/>
    <w:tmpl w:val="C0DA20B6"/>
    <w:lvl w:ilvl="0" w:tplc="04160005">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C981CE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628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CC18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0C2964"/>
    <w:multiLevelType w:val="hybridMultilevel"/>
    <w:tmpl w:val="205246B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2438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2453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D73CD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596931"/>
    <w:multiLevelType w:val="hybridMultilevel"/>
    <w:tmpl w:val="A55EA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B482C90"/>
    <w:multiLevelType w:val="hybridMultilevel"/>
    <w:tmpl w:val="B7BE8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D70554"/>
    <w:multiLevelType w:val="hybridMultilevel"/>
    <w:tmpl w:val="33C0C6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FB31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248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97315A"/>
    <w:multiLevelType w:val="hybridMultilevel"/>
    <w:tmpl w:val="59E05D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4BE29E4"/>
    <w:multiLevelType w:val="hybridMultilevel"/>
    <w:tmpl w:val="8B86060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D972EB"/>
    <w:multiLevelType w:val="hybridMultilevel"/>
    <w:tmpl w:val="DE6C7D96"/>
    <w:lvl w:ilvl="0" w:tplc="42E6EF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7F2C4A"/>
    <w:multiLevelType w:val="hybridMultilevel"/>
    <w:tmpl w:val="965257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95F35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3262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97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06FF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174B"/>
    <w:multiLevelType w:val="hybridMultilevel"/>
    <w:tmpl w:val="C08685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4FF0BEB"/>
    <w:multiLevelType w:val="hybridMultilevel"/>
    <w:tmpl w:val="D3003B02"/>
    <w:lvl w:ilvl="0" w:tplc="43882CBC">
      <w:start w:val="1"/>
      <w:numFmt w:val="lowerLetter"/>
      <w:lvlText w:val="%1)"/>
      <w:lvlJc w:val="left"/>
      <w:pPr>
        <w:ind w:left="795" w:hanging="435"/>
      </w:pPr>
      <w:rPr>
        <w:rFonts w:eastAsiaTheme="minorHAnsi" w:hint="default"/>
        <w:color w:val="auto"/>
        <w:sz w:val="24"/>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159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F3F2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29F0"/>
    <w:multiLevelType w:val="hybridMultilevel"/>
    <w:tmpl w:val="52C4B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1B2743"/>
    <w:multiLevelType w:val="hybridMultilevel"/>
    <w:tmpl w:val="03AEA5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0DE77EE"/>
    <w:multiLevelType w:val="hybridMultilevel"/>
    <w:tmpl w:val="6CFC64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2912CA1"/>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7649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A46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1A66CF"/>
    <w:multiLevelType w:val="hybridMultilevel"/>
    <w:tmpl w:val="E2488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7D5483"/>
    <w:multiLevelType w:val="hybridMultilevel"/>
    <w:tmpl w:val="60B0B162"/>
    <w:lvl w:ilvl="0" w:tplc="DCA64900">
      <w:start w:val="1"/>
      <w:numFmt w:val="decimal"/>
      <w:lvlText w:val="%1."/>
      <w:lvlJc w:val="left"/>
      <w:pPr>
        <w:ind w:left="720" w:hanging="360"/>
      </w:pPr>
    </w:lvl>
    <w:lvl w:ilvl="1" w:tplc="EE7483EA">
      <w:start w:val="1"/>
      <w:numFmt w:val="decimal"/>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CF95882"/>
    <w:multiLevelType w:val="hybridMultilevel"/>
    <w:tmpl w:val="9724A3D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F642844"/>
    <w:multiLevelType w:val="hybridMultilevel"/>
    <w:tmpl w:val="ED3CB48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7E43FC"/>
    <w:multiLevelType w:val="hybridMultilevel"/>
    <w:tmpl w:val="A1F6C5F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7455D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C995CFC"/>
    <w:multiLevelType w:val="hybridMultilevel"/>
    <w:tmpl w:val="ED1280A6"/>
    <w:lvl w:ilvl="0" w:tplc="09787C1E">
      <w:start w:val="1"/>
      <w:numFmt w:val="decimal"/>
      <w:lvlText w:val="%1."/>
      <w:lvlJc w:val="left"/>
      <w:pPr>
        <w:ind w:left="36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EF2514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2760770">
    <w:abstractNumId w:val="5"/>
  </w:num>
  <w:num w:numId="2" w16cid:durableId="410930718">
    <w:abstractNumId w:val="40"/>
  </w:num>
  <w:num w:numId="3" w16cid:durableId="2131122759">
    <w:abstractNumId w:val="37"/>
  </w:num>
  <w:num w:numId="4" w16cid:durableId="1369723374">
    <w:abstractNumId w:val="20"/>
  </w:num>
  <w:num w:numId="5" w16cid:durableId="461575475">
    <w:abstractNumId w:val="42"/>
  </w:num>
  <w:num w:numId="6" w16cid:durableId="684941739">
    <w:abstractNumId w:val="9"/>
  </w:num>
  <w:num w:numId="7" w16cid:durableId="1123429059">
    <w:abstractNumId w:val="25"/>
  </w:num>
  <w:num w:numId="8" w16cid:durableId="826825022">
    <w:abstractNumId w:val="22"/>
  </w:num>
  <w:num w:numId="9" w16cid:durableId="1749963995">
    <w:abstractNumId w:val="17"/>
  </w:num>
  <w:num w:numId="10" w16cid:durableId="538979332">
    <w:abstractNumId w:val="3"/>
  </w:num>
  <w:num w:numId="11" w16cid:durableId="1660452331">
    <w:abstractNumId w:val="39"/>
  </w:num>
  <w:num w:numId="12" w16cid:durableId="857503120">
    <w:abstractNumId w:val="38"/>
  </w:num>
  <w:num w:numId="13" w16cid:durableId="689573981">
    <w:abstractNumId w:val="16"/>
  </w:num>
  <w:num w:numId="14" w16cid:durableId="258950721">
    <w:abstractNumId w:val="8"/>
  </w:num>
  <w:num w:numId="15" w16cid:durableId="1073822062">
    <w:abstractNumId w:val="0"/>
  </w:num>
  <w:num w:numId="16" w16cid:durableId="382172749">
    <w:abstractNumId w:val="32"/>
  </w:num>
  <w:num w:numId="17" w16cid:durableId="158666231">
    <w:abstractNumId w:val="15"/>
  </w:num>
  <w:num w:numId="18" w16cid:durableId="1281843479">
    <w:abstractNumId w:val="14"/>
  </w:num>
  <w:num w:numId="19" w16cid:durableId="198203041">
    <w:abstractNumId w:val="19"/>
  </w:num>
  <w:num w:numId="20" w16cid:durableId="1937591249">
    <w:abstractNumId w:val="26"/>
  </w:num>
  <w:num w:numId="21" w16cid:durableId="648174448">
    <w:abstractNumId w:val="21"/>
  </w:num>
  <w:num w:numId="22" w16cid:durableId="2034989299">
    <w:abstractNumId w:val="31"/>
  </w:num>
  <w:num w:numId="23" w16cid:durableId="277105670">
    <w:abstractNumId w:val="36"/>
  </w:num>
  <w:num w:numId="24" w16cid:durableId="1788043334">
    <w:abstractNumId w:val="30"/>
  </w:num>
  <w:num w:numId="25" w16cid:durableId="409347177">
    <w:abstractNumId w:val="35"/>
  </w:num>
  <w:num w:numId="26" w16cid:durableId="357659818">
    <w:abstractNumId w:val="28"/>
  </w:num>
  <w:num w:numId="27" w16cid:durableId="434444217">
    <w:abstractNumId w:val="4"/>
  </w:num>
  <w:num w:numId="28" w16cid:durableId="2128963360">
    <w:abstractNumId w:val="1"/>
  </w:num>
  <w:num w:numId="29" w16cid:durableId="528489017">
    <w:abstractNumId w:val="10"/>
  </w:num>
  <w:num w:numId="30" w16cid:durableId="473255007">
    <w:abstractNumId w:val="24"/>
  </w:num>
  <w:num w:numId="31" w16cid:durableId="1150562102">
    <w:abstractNumId w:val="34"/>
  </w:num>
  <w:num w:numId="32" w16cid:durableId="361832615">
    <w:abstractNumId w:val="43"/>
  </w:num>
  <w:num w:numId="33" w16cid:durableId="1949389637">
    <w:abstractNumId w:val="11"/>
  </w:num>
  <w:num w:numId="34" w16cid:durableId="952595367">
    <w:abstractNumId w:val="12"/>
  </w:num>
  <w:num w:numId="35" w16cid:durableId="1439566907">
    <w:abstractNumId w:val="33"/>
  </w:num>
  <w:num w:numId="36" w16cid:durableId="1578780427">
    <w:abstractNumId w:val="2"/>
  </w:num>
  <w:num w:numId="37" w16cid:durableId="1068458423">
    <w:abstractNumId w:val="6"/>
  </w:num>
  <w:num w:numId="38" w16cid:durableId="514459814">
    <w:abstractNumId w:val="18"/>
  </w:num>
  <w:num w:numId="39" w16cid:durableId="570426276">
    <w:abstractNumId w:val="13"/>
  </w:num>
  <w:num w:numId="40" w16cid:durableId="257059702">
    <w:abstractNumId w:val="41"/>
  </w:num>
  <w:num w:numId="41" w16cid:durableId="2026978965">
    <w:abstractNumId w:val="27"/>
  </w:num>
  <w:num w:numId="42" w16cid:durableId="1573926419">
    <w:abstractNumId w:val="29"/>
  </w:num>
  <w:num w:numId="43" w16cid:durableId="1896038281">
    <w:abstractNumId w:val="7"/>
  </w:num>
  <w:num w:numId="44" w16cid:durableId="27290300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ilherme Lima">
    <w15:presenceInfo w15:providerId="Windows Live" w15:userId="01f9813bf73617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A7"/>
    <w:rsid w:val="000004C7"/>
    <w:rsid w:val="000059A8"/>
    <w:rsid w:val="00007106"/>
    <w:rsid w:val="00014203"/>
    <w:rsid w:val="00014582"/>
    <w:rsid w:val="000157AB"/>
    <w:rsid w:val="00015B4D"/>
    <w:rsid w:val="000170CF"/>
    <w:rsid w:val="00017936"/>
    <w:rsid w:val="00017B95"/>
    <w:rsid w:val="00020080"/>
    <w:rsid w:val="00023B80"/>
    <w:rsid w:val="0002467B"/>
    <w:rsid w:val="00024EA8"/>
    <w:rsid w:val="0003050B"/>
    <w:rsid w:val="000307AF"/>
    <w:rsid w:val="00030835"/>
    <w:rsid w:val="00031D8D"/>
    <w:rsid w:val="00032640"/>
    <w:rsid w:val="00033A21"/>
    <w:rsid w:val="0003458D"/>
    <w:rsid w:val="00036DC3"/>
    <w:rsid w:val="00036FBB"/>
    <w:rsid w:val="00041B8D"/>
    <w:rsid w:val="00041DE2"/>
    <w:rsid w:val="0004515D"/>
    <w:rsid w:val="000457FB"/>
    <w:rsid w:val="00045CDA"/>
    <w:rsid w:val="000502EC"/>
    <w:rsid w:val="00052F99"/>
    <w:rsid w:val="000538C1"/>
    <w:rsid w:val="000539F9"/>
    <w:rsid w:val="00056DD5"/>
    <w:rsid w:val="00060EC0"/>
    <w:rsid w:val="00061CEC"/>
    <w:rsid w:val="00061F77"/>
    <w:rsid w:val="000637C6"/>
    <w:rsid w:val="00063F3B"/>
    <w:rsid w:val="00065F84"/>
    <w:rsid w:val="00070BA7"/>
    <w:rsid w:val="00074468"/>
    <w:rsid w:val="00075454"/>
    <w:rsid w:val="000758BC"/>
    <w:rsid w:val="00075A07"/>
    <w:rsid w:val="0007630F"/>
    <w:rsid w:val="00076A4C"/>
    <w:rsid w:val="00076C71"/>
    <w:rsid w:val="000801ED"/>
    <w:rsid w:val="00083FA0"/>
    <w:rsid w:val="000840A5"/>
    <w:rsid w:val="00087C3A"/>
    <w:rsid w:val="00090D3A"/>
    <w:rsid w:val="00096872"/>
    <w:rsid w:val="000974EA"/>
    <w:rsid w:val="0009755E"/>
    <w:rsid w:val="000975EC"/>
    <w:rsid w:val="000A177D"/>
    <w:rsid w:val="000A2F07"/>
    <w:rsid w:val="000A3834"/>
    <w:rsid w:val="000A6C6C"/>
    <w:rsid w:val="000B1478"/>
    <w:rsid w:val="000B45FA"/>
    <w:rsid w:val="000B4703"/>
    <w:rsid w:val="000B648C"/>
    <w:rsid w:val="000C03F0"/>
    <w:rsid w:val="000C5695"/>
    <w:rsid w:val="000C6C1C"/>
    <w:rsid w:val="000D073B"/>
    <w:rsid w:val="000D1B6A"/>
    <w:rsid w:val="000D2005"/>
    <w:rsid w:val="000D3276"/>
    <w:rsid w:val="000D45F3"/>
    <w:rsid w:val="000D6E17"/>
    <w:rsid w:val="000D7A50"/>
    <w:rsid w:val="000E3FE7"/>
    <w:rsid w:val="000E47E3"/>
    <w:rsid w:val="000E54D6"/>
    <w:rsid w:val="000E72AD"/>
    <w:rsid w:val="000E7508"/>
    <w:rsid w:val="000E77C9"/>
    <w:rsid w:val="000F169B"/>
    <w:rsid w:val="000F212C"/>
    <w:rsid w:val="000F3B2D"/>
    <w:rsid w:val="000F51EC"/>
    <w:rsid w:val="000F6A1A"/>
    <w:rsid w:val="000F7F0D"/>
    <w:rsid w:val="00101781"/>
    <w:rsid w:val="0010248E"/>
    <w:rsid w:val="00102A39"/>
    <w:rsid w:val="00103BD4"/>
    <w:rsid w:val="001040F9"/>
    <w:rsid w:val="001067FC"/>
    <w:rsid w:val="00106EE0"/>
    <w:rsid w:val="00110DA5"/>
    <w:rsid w:val="00112496"/>
    <w:rsid w:val="0011309A"/>
    <w:rsid w:val="00123872"/>
    <w:rsid w:val="00123BF2"/>
    <w:rsid w:val="001244BB"/>
    <w:rsid w:val="0012583A"/>
    <w:rsid w:val="001267C2"/>
    <w:rsid w:val="001311D8"/>
    <w:rsid w:val="00132746"/>
    <w:rsid w:val="001339FE"/>
    <w:rsid w:val="0013516B"/>
    <w:rsid w:val="00141C86"/>
    <w:rsid w:val="00143459"/>
    <w:rsid w:val="001434A9"/>
    <w:rsid w:val="00150ADE"/>
    <w:rsid w:val="00150D2D"/>
    <w:rsid w:val="0015385F"/>
    <w:rsid w:val="00153FC7"/>
    <w:rsid w:val="00154299"/>
    <w:rsid w:val="0015477E"/>
    <w:rsid w:val="0015764F"/>
    <w:rsid w:val="00161BC9"/>
    <w:rsid w:val="001622D4"/>
    <w:rsid w:val="001648ED"/>
    <w:rsid w:val="00164A88"/>
    <w:rsid w:val="00176F4D"/>
    <w:rsid w:val="00180934"/>
    <w:rsid w:val="00181CFD"/>
    <w:rsid w:val="00182F36"/>
    <w:rsid w:val="00183958"/>
    <w:rsid w:val="00186D37"/>
    <w:rsid w:val="00186DF6"/>
    <w:rsid w:val="00190125"/>
    <w:rsid w:val="001906BC"/>
    <w:rsid w:val="00190DEA"/>
    <w:rsid w:val="001918EF"/>
    <w:rsid w:val="00191A35"/>
    <w:rsid w:val="001A1A4A"/>
    <w:rsid w:val="001A2F4E"/>
    <w:rsid w:val="001A4566"/>
    <w:rsid w:val="001A66A5"/>
    <w:rsid w:val="001A70E5"/>
    <w:rsid w:val="001A78F1"/>
    <w:rsid w:val="001A7BB5"/>
    <w:rsid w:val="001B0CA5"/>
    <w:rsid w:val="001B1619"/>
    <w:rsid w:val="001B1BA4"/>
    <w:rsid w:val="001B7FBF"/>
    <w:rsid w:val="001C38DE"/>
    <w:rsid w:val="001D1252"/>
    <w:rsid w:val="001D1AE8"/>
    <w:rsid w:val="001D1B89"/>
    <w:rsid w:val="001D356C"/>
    <w:rsid w:val="001D6405"/>
    <w:rsid w:val="001D69B1"/>
    <w:rsid w:val="001D7B93"/>
    <w:rsid w:val="001E1466"/>
    <w:rsid w:val="001E3015"/>
    <w:rsid w:val="001E304C"/>
    <w:rsid w:val="001E79FA"/>
    <w:rsid w:val="001F37EC"/>
    <w:rsid w:val="001F3DFE"/>
    <w:rsid w:val="001F7F67"/>
    <w:rsid w:val="002026B8"/>
    <w:rsid w:val="00203AA3"/>
    <w:rsid w:val="00204323"/>
    <w:rsid w:val="0021348E"/>
    <w:rsid w:val="002178D7"/>
    <w:rsid w:val="00220395"/>
    <w:rsid w:val="002208F6"/>
    <w:rsid w:val="00221CD3"/>
    <w:rsid w:val="00221FBD"/>
    <w:rsid w:val="00223179"/>
    <w:rsid w:val="0022594C"/>
    <w:rsid w:val="00226A1B"/>
    <w:rsid w:val="00230153"/>
    <w:rsid w:val="002322DE"/>
    <w:rsid w:val="002362E3"/>
    <w:rsid w:val="0023719F"/>
    <w:rsid w:val="0023728E"/>
    <w:rsid w:val="00237BAB"/>
    <w:rsid w:val="0024050B"/>
    <w:rsid w:val="002408F2"/>
    <w:rsid w:val="00240DEF"/>
    <w:rsid w:val="00241903"/>
    <w:rsid w:val="00242B34"/>
    <w:rsid w:val="00244716"/>
    <w:rsid w:val="002460BE"/>
    <w:rsid w:val="0024628E"/>
    <w:rsid w:val="00247254"/>
    <w:rsid w:val="0025092B"/>
    <w:rsid w:val="00251FE1"/>
    <w:rsid w:val="00252911"/>
    <w:rsid w:val="00252B08"/>
    <w:rsid w:val="00260694"/>
    <w:rsid w:val="00261B08"/>
    <w:rsid w:val="00261E6B"/>
    <w:rsid w:val="00265D4B"/>
    <w:rsid w:val="00265DAD"/>
    <w:rsid w:val="00272007"/>
    <w:rsid w:val="00273AFB"/>
    <w:rsid w:val="00274FB5"/>
    <w:rsid w:val="00275C00"/>
    <w:rsid w:val="00276265"/>
    <w:rsid w:val="002766B2"/>
    <w:rsid w:val="0027783B"/>
    <w:rsid w:val="00280C7E"/>
    <w:rsid w:val="00284A41"/>
    <w:rsid w:val="00285D17"/>
    <w:rsid w:val="002907FA"/>
    <w:rsid w:val="00290C68"/>
    <w:rsid w:val="00292651"/>
    <w:rsid w:val="002957C9"/>
    <w:rsid w:val="00295E1C"/>
    <w:rsid w:val="0029786B"/>
    <w:rsid w:val="00297B5C"/>
    <w:rsid w:val="002A08E0"/>
    <w:rsid w:val="002A19D8"/>
    <w:rsid w:val="002A28CA"/>
    <w:rsid w:val="002A312A"/>
    <w:rsid w:val="002B036E"/>
    <w:rsid w:val="002B0CD0"/>
    <w:rsid w:val="002B0F35"/>
    <w:rsid w:val="002B0FDC"/>
    <w:rsid w:val="002B2B02"/>
    <w:rsid w:val="002B6539"/>
    <w:rsid w:val="002C08FC"/>
    <w:rsid w:val="002C2A45"/>
    <w:rsid w:val="002C36CE"/>
    <w:rsid w:val="002C552E"/>
    <w:rsid w:val="002C644C"/>
    <w:rsid w:val="002C6E1E"/>
    <w:rsid w:val="002D3796"/>
    <w:rsid w:val="002D73D1"/>
    <w:rsid w:val="002D7794"/>
    <w:rsid w:val="002D790E"/>
    <w:rsid w:val="002E0AEF"/>
    <w:rsid w:val="002E1EF4"/>
    <w:rsid w:val="002F2BFB"/>
    <w:rsid w:val="002F395F"/>
    <w:rsid w:val="003000A7"/>
    <w:rsid w:val="003011A7"/>
    <w:rsid w:val="00301623"/>
    <w:rsid w:val="00305894"/>
    <w:rsid w:val="0030615C"/>
    <w:rsid w:val="003064F2"/>
    <w:rsid w:val="00307AA2"/>
    <w:rsid w:val="00310011"/>
    <w:rsid w:val="00313609"/>
    <w:rsid w:val="00316C03"/>
    <w:rsid w:val="00317B4A"/>
    <w:rsid w:val="003262DD"/>
    <w:rsid w:val="00326A29"/>
    <w:rsid w:val="003273BE"/>
    <w:rsid w:val="00330E3E"/>
    <w:rsid w:val="00330F19"/>
    <w:rsid w:val="00332DC9"/>
    <w:rsid w:val="00333155"/>
    <w:rsid w:val="00333B6A"/>
    <w:rsid w:val="00336204"/>
    <w:rsid w:val="00336D67"/>
    <w:rsid w:val="00337ABB"/>
    <w:rsid w:val="003413A0"/>
    <w:rsid w:val="00342F59"/>
    <w:rsid w:val="00343EFA"/>
    <w:rsid w:val="003465B5"/>
    <w:rsid w:val="0035010B"/>
    <w:rsid w:val="00350CAA"/>
    <w:rsid w:val="00351C43"/>
    <w:rsid w:val="00356220"/>
    <w:rsid w:val="00360D41"/>
    <w:rsid w:val="00363226"/>
    <w:rsid w:val="00364EC2"/>
    <w:rsid w:val="00365FD0"/>
    <w:rsid w:val="00367554"/>
    <w:rsid w:val="003713E4"/>
    <w:rsid w:val="0037274E"/>
    <w:rsid w:val="00373B5B"/>
    <w:rsid w:val="00377E63"/>
    <w:rsid w:val="00384919"/>
    <w:rsid w:val="00384A20"/>
    <w:rsid w:val="0038534A"/>
    <w:rsid w:val="003855CB"/>
    <w:rsid w:val="0038621D"/>
    <w:rsid w:val="00387691"/>
    <w:rsid w:val="00387B10"/>
    <w:rsid w:val="003917DE"/>
    <w:rsid w:val="00391994"/>
    <w:rsid w:val="00391C65"/>
    <w:rsid w:val="00392C64"/>
    <w:rsid w:val="00394702"/>
    <w:rsid w:val="00395E33"/>
    <w:rsid w:val="00396BC5"/>
    <w:rsid w:val="003A498A"/>
    <w:rsid w:val="003A6223"/>
    <w:rsid w:val="003A6781"/>
    <w:rsid w:val="003A6E6B"/>
    <w:rsid w:val="003A7AE9"/>
    <w:rsid w:val="003A7D34"/>
    <w:rsid w:val="003B21AA"/>
    <w:rsid w:val="003B25C2"/>
    <w:rsid w:val="003B365C"/>
    <w:rsid w:val="003B372B"/>
    <w:rsid w:val="003B4172"/>
    <w:rsid w:val="003C62D9"/>
    <w:rsid w:val="003C7300"/>
    <w:rsid w:val="003D0042"/>
    <w:rsid w:val="003D4FB7"/>
    <w:rsid w:val="003D6082"/>
    <w:rsid w:val="003E22C7"/>
    <w:rsid w:val="003E25B9"/>
    <w:rsid w:val="003E45F1"/>
    <w:rsid w:val="003E6A03"/>
    <w:rsid w:val="003E6A77"/>
    <w:rsid w:val="003E78ED"/>
    <w:rsid w:val="003F23C4"/>
    <w:rsid w:val="003F5487"/>
    <w:rsid w:val="003F6A2A"/>
    <w:rsid w:val="003F72D2"/>
    <w:rsid w:val="00401862"/>
    <w:rsid w:val="0040189B"/>
    <w:rsid w:val="00403581"/>
    <w:rsid w:val="00404B07"/>
    <w:rsid w:val="00406444"/>
    <w:rsid w:val="00406AA0"/>
    <w:rsid w:val="0040787E"/>
    <w:rsid w:val="00411F31"/>
    <w:rsid w:val="0042407D"/>
    <w:rsid w:val="00424B12"/>
    <w:rsid w:val="00424FCC"/>
    <w:rsid w:val="00426537"/>
    <w:rsid w:val="00430C1B"/>
    <w:rsid w:val="00431305"/>
    <w:rsid w:val="004313E5"/>
    <w:rsid w:val="00434DDD"/>
    <w:rsid w:val="004370D5"/>
    <w:rsid w:val="00437FCE"/>
    <w:rsid w:val="00445E9E"/>
    <w:rsid w:val="00446179"/>
    <w:rsid w:val="004468A4"/>
    <w:rsid w:val="00450710"/>
    <w:rsid w:val="00450796"/>
    <w:rsid w:val="0045138E"/>
    <w:rsid w:val="0045228F"/>
    <w:rsid w:val="00454323"/>
    <w:rsid w:val="004628CB"/>
    <w:rsid w:val="00464027"/>
    <w:rsid w:val="004659B4"/>
    <w:rsid w:val="00467B8F"/>
    <w:rsid w:val="004729BE"/>
    <w:rsid w:val="00472A33"/>
    <w:rsid w:val="004813BF"/>
    <w:rsid w:val="00482E12"/>
    <w:rsid w:val="004840E6"/>
    <w:rsid w:val="0048496C"/>
    <w:rsid w:val="00484CD6"/>
    <w:rsid w:val="00494500"/>
    <w:rsid w:val="004945A6"/>
    <w:rsid w:val="004972A3"/>
    <w:rsid w:val="004A194E"/>
    <w:rsid w:val="004A2CAD"/>
    <w:rsid w:val="004A3AD8"/>
    <w:rsid w:val="004A4398"/>
    <w:rsid w:val="004A4D16"/>
    <w:rsid w:val="004A7334"/>
    <w:rsid w:val="004B0104"/>
    <w:rsid w:val="004B0947"/>
    <w:rsid w:val="004B35B0"/>
    <w:rsid w:val="004B3B66"/>
    <w:rsid w:val="004B79D4"/>
    <w:rsid w:val="004B7C7B"/>
    <w:rsid w:val="004C0F79"/>
    <w:rsid w:val="004C39F4"/>
    <w:rsid w:val="004C4CF7"/>
    <w:rsid w:val="004C55D9"/>
    <w:rsid w:val="004C6B2E"/>
    <w:rsid w:val="004D2224"/>
    <w:rsid w:val="004D56B8"/>
    <w:rsid w:val="004E4512"/>
    <w:rsid w:val="004E6B05"/>
    <w:rsid w:val="004E79D8"/>
    <w:rsid w:val="004F157D"/>
    <w:rsid w:val="004F1BA7"/>
    <w:rsid w:val="004F3B39"/>
    <w:rsid w:val="004F5059"/>
    <w:rsid w:val="004F568D"/>
    <w:rsid w:val="004F6338"/>
    <w:rsid w:val="004F6FD3"/>
    <w:rsid w:val="00501BBA"/>
    <w:rsid w:val="0050278F"/>
    <w:rsid w:val="00503F04"/>
    <w:rsid w:val="00506F7F"/>
    <w:rsid w:val="00507025"/>
    <w:rsid w:val="0051190B"/>
    <w:rsid w:val="00515F69"/>
    <w:rsid w:val="00517302"/>
    <w:rsid w:val="005216E4"/>
    <w:rsid w:val="005219A3"/>
    <w:rsid w:val="005264EC"/>
    <w:rsid w:val="00532E03"/>
    <w:rsid w:val="00533EB6"/>
    <w:rsid w:val="005341AE"/>
    <w:rsid w:val="00534F1F"/>
    <w:rsid w:val="005358CF"/>
    <w:rsid w:val="00535F69"/>
    <w:rsid w:val="0053666A"/>
    <w:rsid w:val="00536DFB"/>
    <w:rsid w:val="005370DB"/>
    <w:rsid w:val="0054008A"/>
    <w:rsid w:val="0054015C"/>
    <w:rsid w:val="00542089"/>
    <w:rsid w:val="00542D95"/>
    <w:rsid w:val="005465B2"/>
    <w:rsid w:val="0054773C"/>
    <w:rsid w:val="00550D2D"/>
    <w:rsid w:val="005521BB"/>
    <w:rsid w:val="00552E32"/>
    <w:rsid w:val="00552E56"/>
    <w:rsid w:val="00554F06"/>
    <w:rsid w:val="005568C9"/>
    <w:rsid w:val="00561DCE"/>
    <w:rsid w:val="005631E6"/>
    <w:rsid w:val="005636CE"/>
    <w:rsid w:val="00566469"/>
    <w:rsid w:val="00567AAA"/>
    <w:rsid w:val="00571CBA"/>
    <w:rsid w:val="00576F7F"/>
    <w:rsid w:val="00581A46"/>
    <w:rsid w:val="00583262"/>
    <w:rsid w:val="0058339E"/>
    <w:rsid w:val="005851D6"/>
    <w:rsid w:val="005911D9"/>
    <w:rsid w:val="00591511"/>
    <w:rsid w:val="00592FD7"/>
    <w:rsid w:val="005A131C"/>
    <w:rsid w:val="005A17FF"/>
    <w:rsid w:val="005A281D"/>
    <w:rsid w:val="005A75EF"/>
    <w:rsid w:val="005B0C68"/>
    <w:rsid w:val="005B433F"/>
    <w:rsid w:val="005B495C"/>
    <w:rsid w:val="005C084B"/>
    <w:rsid w:val="005C2293"/>
    <w:rsid w:val="005C3A67"/>
    <w:rsid w:val="005C4A5C"/>
    <w:rsid w:val="005C5D2D"/>
    <w:rsid w:val="005C63F7"/>
    <w:rsid w:val="005C74EA"/>
    <w:rsid w:val="005C7FEB"/>
    <w:rsid w:val="005D1C9C"/>
    <w:rsid w:val="005D31AB"/>
    <w:rsid w:val="005D3A37"/>
    <w:rsid w:val="005D3E19"/>
    <w:rsid w:val="005D7127"/>
    <w:rsid w:val="005D743D"/>
    <w:rsid w:val="005E2809"/>
    <w:rsid w:val="005E2EB3"/>
    <w:rsid w:val="005E4926"/>
    <w:rsid w:val="005E4AAA"/>
    <w:rsid w:val="005E4B7E"/>
    <w:rsid w:val="005E538D"/>
    <w:rsid w:val="005E7CE0"/>
    <w:rsid w:val="005F0872"/>
    <w:rsid w:val="005F31E9"/>
    <w:rsid w:val="005F3761"/>
    <w:rsid w:val="005F6D8D"/>
    <w:rsid w:val="005F6F69"/>
    <w:rsid w:val="005F75C5"/>
    <w:rsid w:val="005F7D5A"/>
    <w:rsid w:val="006009A4"/>
    <w:rsid w:val="00600A69"/>
    <w:rsid w:val="006014EC"/>
    <w:rsid w:val="00601C9C"/>
    <w:rsid w:val="00602A59"/>
    <w:rsid w:val="006124DF"/>
    <w:rsid w:val="006146A6"/>
    <w:rsid w:val="00614FEA"/>
    <w:rsid w:val="00626251"/>
    <w:rsid w:val="006267CB"/>
    <w:rsid w:val="0062741D"/>
    <w:rsid w:val="00634818"/>
    <w:rsid w:val="0063540E"/>
    <w:rsid w:val="0063768A"/>
    <w:rsid w:val="00644AF1"/>
    <w:rsid w:val="00645F15"/>
    <w:rsid w:val="00646DFC"/>
    <w:rsid w:val="00647587"/>
    <w:rsid w:val="00653BAD"/>
    <w:rsid w:val="00655A0C"/>
    <w:rsid w:val="00660839"/>
    <w:rsid w:val="00661386"/>
    <w:rsid w:val="00666273"/>
    <w:rsid w:val="006665FA"/>
    <w:rsid w:val="00666D17"/>
    <w:rsid w:val="0066763D"/>
    <w:rsid w:val="00667DC9"/>
    <w:rsid w:val="00671FDA"/>
    <w:rsid w:val="0067252E"/>
    <w:rsid w:val="00672695"/>
    <w:rsid w:val="00673927"/>
    <w:rsid w:val="00682AFA"/>
    <w:rsid w:val="00683A0F"/>
    <w:rsid w:val="00683CBF"/>
    <w:rsid w:val="00684150"/>
    <w:rsid w:val="0068660B"/>
    <w:rsid w:val="00686796"/>
    <w:rsid w:val="006867CB"/>
    <w:rsid w:val="00691676"/>
    <w:rsid w:val="00695217"/>
    <w:rsid w:val="00697741"/>
    <w:rsid w:val="00697E8D"/>
    <w:rsid w:val="006A1EF6"/>
    <w:rsid w:val="006A5653"/>
    <w:rsid w:val="006B36FB"/>
    <w:rsid w:val="006B4C02"/>
    <w:rsid w:val="006B58F9"/>
    <w:rsid w:val="006B6CDE"/>
    <w:rsid w:val="006C000B"/>
    <w:rsid w:val="006C2607"/>
    <w:rsid w:val="006C2D52"/>
    <w:rsid w:val="006C6418"/>
    <w:rsid w:val="006C70FB"/>
    <w:rsid w:val="006D1D97"/>
    <w:rsid w:val="006D20DB"/>
    <w:rsid w:val="006D265E"/>
    <w:rsid w:val="006D2808"/>
    <w:rsid w:val="006D368A"/>
    <w:rsid w:val="006D4EB8"/>
    <w:rsid w:val="006F28EA"/>
    <w:rsid w:val="006F4889"/>
    <w:rsid w:val="006F56D5"/>
    <w:rsid w:val="006F6098"/>
    <w:rsid w:val="00700EAB"/>
    <w:rsid w:val="00706204"/>
    <w:rsid w:val="00706592"/>
    <w:rsid w:val="00707228"/>
    <w:rsid w:val="00707D41"/>
    <w:rsid w:val="00711595"/>
    <w:rsid w:val="007122D6"/>
    <w:rsid w:val="00712A58"/>
    <w:rsid w:val="00713938"/>
    <w:rsid w:val="007140E4"/>
    <w:rsid w:val="00716D84"/>
    <w:rsid w:val="0072379E"/>
    <w:rsid w:val="007246B4"/>
    <w:rsid w:val="00724988"/>
    <w:rsid w:val="00726E36"/>
    <w:rsid w:val="00731709"/>
    <w:rsid w:val="00732498"/>
    <w:rsid w:val="0073307C"/>
    <w:rsid w:val="0073341B"/>
    <w:rsid w:val="007334F6"/>
    <w:rsid w:val="00737107"/>
    <w:rsid w:val="00737745"/>
    <w:rsid w:val="007377EB"/>
    <w:rsid w:val="00740780"/>
    <w:rsid w:val="0074084B"/>
    <w:rsid w:val="007457C2"/>
    <w:rsid w:val="007458F5"/>
    <w:rsid w:val="007472B4"/>
    <w:rsid w:val="0074769E"/>
    <w:rsid w:val="00750170"/>
    <w:rsid w:val="00751504"/>
    <w:rsid w:val="00751D9F"/>
    <w:rsid w:val="00751DFD"/>
    <w:rsid w:val="0075267E"/>
    <w:rsid w:val="0075518B"/>
    <w:rsid w:val="00756D0F"/>
    <w:rsid w:val="00756ED1"/>
    <w:rsid w:val="00757A79"/>
    <w:rsid w:val="007600E1"/>
    <w:rsid w:val="00760E95"/>
    <w:rsid w:val="00761A81"/>
    <w:rsid w:val="007652FB"/>
    <w:rsid w:val="0076720D"/>
    <w:rsid w:val="007742BC"/>
    <w:rsid w:val="007753D8"/>
    <w:rsid w:val="00776EAD"/>
    <w:rsid w:val="00777244"/>
    <w:rsid w:val="00777683"/>
    <w:rsid w:val="0077776E"/>
    <w:rsid w:val="007802E1"/>
    <w:rsid w:val="007812E1"/>
    <w:rsid w:val="00782137"/>
    <w:rsid w:val="00782306"/>
    <w:rsid w:val="00782A46"/>
    <w:rsid w:val="00782AEB"/>
    <w:rsid w:val="00785194"/>
    <w:rsid w:val="007855DB"/>
    <w:rsid w:val="00786F0D"/>
    <w:rsid w:val="00787639"/>
    <w:rsid w:val="00787990"/>
    <w:rsid w:val="00793093"/>
    <w:rsid w:val="00793F01"/>
    <w:rsid w:val="0079534E"/>
    <w:rsid w:val="007A055D"/>
    <w:rsid w:val="007A176A"/>
    <w:rsid w:val="007A4767"/>
    <w:rsid w:val="007A6875"/>
    <w:rsid w:val="007A6D66"/>
    <w:rsid w:val="007A76B3"/>
    <w:rsid w:val="007A78B5"/>
    <w:rsid w:val="007A7A38"/>
    <w:rsid w:val="007B1FDC"/>
    <w:rsid w:val="007B22A5"/>
    <w:rsid w:val="007B2A40"/>
    <w:rsid w:val="007B3059"/>
    <w:rsid w:val="007B555D"/>
    <w:rsid w:val="007B5903"/>
    <w:rsid w:val="007B74E9"/>
    <w:rsid w:val="007C03F7"/>
    <w:rsid w:val="007C49ED"/>
    <w:rsid w:val="007C4D81"/>
    <w:rsid w:val="007D0C27"/>
    <w:rsid w:val="007D1326"/>
    <w:rsid w:val="007D1471"/>
    <w:rsid w:val="007D2FA7"/>
    <w:rsid w:val="007D35B3"/>
    <w:rsid w:val="007D3679"/>
    <w:rsid w:val="007E4175"/>
    <w:rsid w:val="007E4DF9"/>
    <w:rsid w:val="007E7C9F"/>
    <w:rsid w:val="007F05A5"/>
    <w:rsid w:val="007F0EA5"/>
    <w:rsid w:val="007F1BF1"/>
    <w:rsid w:val="007F27E3"/>
    <w:rsid w:val="007F2AE3"/>
    <w:rsid w:val="008013BD"/>
    <w:rsid w:val="00802E8B"/>
    <w:rsid w:val="00802FDD"/>
    <w:rsid w:val="00803726"/>
    <w:rsid w:val="00812047"/>
    <w:rsid w:val="0081214F"/>
    <w:rsid w:val="0081719F"/>
    <w:rsid w:val="0081744E"/>
    <w:rsid w:val="008209D7"/>
    <w:rsid w:val="00822889"/>
    <w:rsid w:val="00822964"/>
    <w:rsid w:val="00824B6B"/>
    <w:rsid w:val="00826724"/>
    <w:rsid w:val="00827301"/>
    <w:rsid w:val="008306E3"/>
    <w:rsid w:val="00832E3C"/>
    <w:rsid w:val="00835D04"/>
    <w:rsid w:val="008433A7"/>
    <w:rsid w:val="008434EE"/>
    <w:rsid w:val="00850259"/>
    <w:rsid w:val="00851715"/>
    <w:rsid w:val="00854DDE"/>
    <w:rsid w:val="008570C3"/>
    <w:rsid w:val="00862AA0"/>
    <w:rsid w:val="00867B2A"/>
    <w:rsid w:val="008711F6"/>
    <w:rsid w:val="00871B35"/>
    <w:rsid w:val="00877366"/>
    <w:rsid w:val="00877F1A"/>
    <w:rsid w:val="0088176F"/>
    <w:rsid w:val="008819ED"/>
    <w:rsid w:val="008828EA"/>
    <w:rsid w:val="008837B5"/>
    <w:rsid w:val="00883989"/>
    <w:rsid w:val="008846A1"/>
    <w:rsid w:val="00890A37"/>
    <w:rsid w:val="00895981"/>
    <w:rsid w:val="00895A67"/>
    <w:rsid w:val="008963B2"/>
    <w:rsid w:val="008A203D"/>
    <w:rsid w:val="008A3765"/>
    <w:rsid w:val="008A6366"/>
    <w:rsid w:val="008A7724"/>
    <w:rsid w:val="008B0A05"/>
    <w:rsid w:val="008B2064"/>
    <w:rsid w:val="008B3ACF"/>
    <w:rsid w:val="008B3DD4"/>
    <w:rsid w:val="008B3F16"/>
    <w:rsid w:val="008C1AAB"/>
    <w:rsid w:val="008C2362"/>
    <w:rsid w:val="008C3C48"/>
    <w:rsid w:val="008C667E"/>
    <w:rsid w:val="008C6F1D"/>
    <w:rsid w:val="008C7D16"/>
    <w:rsid w:val="008D097A"/>
    <w:rsid w:val="008D43C3"/>
    <w:rsid w:val="008D46B3"/>
    <w:rsid w:val="008E0432"/>
    <w:rsid w:val="008E187A"/>
    <w:rsid w:val="008E4AE6"/>
    <w:rsid w:val="008E526E"/>
    <w:rsid w:val="008E6905"/>
    <w:rsid w:val="008E6F28"/>
    <w:rsid w:val="008F0B26"/>
    <w:rsid w:val="008F3E61"/>
    <w:rsid w:val="008F6E08"/>
    <w:rsid w:val="009008F0"/>
    <w:rsid w:val="009012DE"/>
    <w:rsid w:val="009019F2"/>
    <w:rsid w:val="009029A4"/>
    <w:rsid w:val="00902F96"/>
    <w:rsid w:val="00903293"/>
    <w:rsid w:val="009032AF"/>
    <w:rsid w:val="009038CD"/>
    <w:rsid w:val="00903F34"/>
    <w:rsid w:val="00903FD1"/>
    <w:rsid w:val="00904FC2"/>
    <w:rsid w:val="009057D2"/>
    <w:rsid w:val="00905B54"/>
    <w:rsid w:val="0090688E"/>
    <w:rsid w:val="00906940"/>
    <w:rsid w:val="009075B9"/>
    <w:rsid w:val="00911328"/>
    <w:rsid w:val="00911F14"/>
    <w:rsid w:val="009123D8"/>
    <w:rsid w:val="0091473D"/>
    <w:rsid w:val="00914A5C"/>
    <w:rsid w:val="00921FE5"/>
    <w:rsid w:val="00925AB0"/>
    <w:rsid w:val="0092667D"/>
    <w:rsid w:val="00926852"/>
    <w:rsid w:val="009308F3"/>
    <w:rsid w:val="00930952"/>
    <w:rsid w:val="00932726"/>
    <w:rsid w:val="0093381D"/>
    <w:rsid w:val="009344F5"/>
    <w:rsid w:val="009378ED"/>
    <w:rsid w:val="00940F49"/>
    <w:rsid w:val="00941B4B"/>
    <w:rsid w:val="009434EB"/>
    <w:rsid w:val="009437AA"/>
    <w:rsid w:val="00943A08"/>
    <w:rsid w:val="009447E7"/>
    <w:rsid w:val="00947608"/>
    <w:rsid w:val="009476A0"/>
    <w:rsid w:val="00951C49"/>
    <w:rsid w:val="009544ED"/>
    <w:rsid w:val="00954E1F"/>
    <w:rsid w:val="009561BE"/>
    <w:rsid w:val="009563FB"/>
    <w:rsid w:val="00960784"/>
    <w:rsid w:val="0096176F"/>
    <w:rsid w:val="00962959"/>
    <w:rsid w:val="00963254"/>
    <w:rsid w:val="00965F00"/>
    <w:rsid w:val="00973D96"/>
    <w:rsid w:val="00976EFD"/>
    <w:rsid w:val="009817EE"/>
    <w:rsid w:val="00981804"/>
    <w:rsid w:val="00984102"/>
    <w:rsid w:val="00984B39"/>
    <w:rsid w:val="009871D5"/>
    <w:rsid w:val="00987928"/>
    <w:rsid w:val="00990607"/>
    <w:rsid w:val="00992004"/>
    <w:rsid w:val="009A06B6"/>
    <w:rsid w:val="009A138B"/>
    <w:rsid w:val="009A517B"/>
    <w:rsid w:val="009A57B4"/>
    <w:rsid w:val="009A6228"/>
    <w:rsid w:val="009A6983"/>
    <w:rsid w:val="009A7588"/>
    <w:rsid w:val="009B175F"/>
    <w:rsid w:val="009B20F0"/>
    <w:rsid w:val="009B2BD9"/>
    <w:rsid w:val="009B6CD3"/>
    <w:rsid w:val="009B7535"/>
    <w:rsid w:val="009C38BA"/>
    <w:rsid w:val="009C46FC"/>
    <w:rsid w:val="009D033D"/>
    <w:rsid w:val="009D079A"/>
    <w:rsid w:val="009D224F"/>
    <w:rsid w:val="009D2868"/>
    <w:rsid w:val="009D30FB"/>
    <w:rsid w:val="009D318B"/>
    <w:rsid w:val="009D4050"/>
    <w:rsid w:val="009D4234"/>
    <w:rsid w:val="009D42B1"/>
    <w:rsid w:val="009D49A5"/>
    <w:rsid w:val="009E0089"/>
    <w:rsid w:val="009E17D3"/>
    <w:rsid w:val="009E1D2C"/>
    <w:rsid w:val="009E6B22"/>
    <w:rsid w:val="009F0F37"/>
    <w:rsid w:val="009F46C6"/>
    <w:rsid w:val="009F64E2"/>
    <w:rsid w:val="009F69C7"/>
    <w:rsid w:val="00A020D1"/>
    <w:rsid w:val="00A02DFB"/>
    <w:rsid w:val="00A02FB6"/>
    <w:rsid w:val="00A031D4"/>
    <w:rsid w:val="00A06CC6"/>
    <w:rsid w:val="00A10AB9"/>
    <w:rsid w:val="00A16AE2"/>
    <w:rsid w:val="00A17320"/>
    <w:rsid w:val="00A17358"/>
    <w:rsid w:val="00A17A00"/>
    <w:rsid w:val="00A206C4"/>
    <w:rsid w:val="00A2240C"/>
    <w:rsid w:val="00A228C9"/>
    <w:rsid w:val="00A31066"/>
    <w:rsid w:val="00A31253"/>
    <w:rsid w:val="00A31903"/>
    <w:rsid w:val="00A31AE2"/>
    <w:rsid w:val="00A34386"/>
    <w:rsid w:val="00A348BA"/>
    <w:rsid w:val="00A362F0"/>
    <w:rsid w:val="00A36B4F"/>
    <w:rsid w:val="00A37BA3"/>
    <w:rsid w:val="00A433EF"/>
    <w:rsid w:val="00A46351"/>
    <w:rsid w:val="00A4635A"/>
    <w:rsid w:val="00A46544"/>
    <w:rsid w:val="00A47D24"/>
    <w:rsid w:val="00A5076E"/>
    <w:rsid w:val="00A532CB"/>
    <w:rsid w:val="00A577DE"/>
    <w:rsid w:val="00A57A0D"/>
    <w:rsid w:val="00A624E2"/>
    <w:rsid w:val="00A63966"/>
    <w:rsid w:val="00A63E95"/>
    <w:rsid w:val="00A645C6"/>
    <w:rsid w:val="00A6582A"/>
    <w:rsid w:val="00A66D5F"/>
    <w:rsid w:val="00A71AD4"/>
    <w:rsid w:val="00A73F90"/>
    <w:rsid w:val="00A745A4"/>
    <w:rsid w:val="00A748D0"/>
    <w:rsid w:val="00A7633D"/>
    <w:rsid w:val="00A817B6"/>
    <w:rsid w:val="00A83709"/>
    <w:rsid w:val="00A856D5"/>
    <w:rsid w:val="00A85755"/>
    <w:rsid w:val="00A85B03"/>
    <w:rsid w:val="00A872FF"/>
    <w:rsid w:val="00A91E14"/>
    <w:rsid w:val="00A92D36"/>
    <w:rsid w:val="00A93BB4"/>
    <w:rsid w:val="00AA3853"/>
    <w:rsid w:val="00AB04BF"/>
    <w:rsid w:val="00AB07EB"/>
    <w:rsid w:val="00AB0994"/>
    <w:rsid w:val="00AB0ABD"/>
    <w:rsid w:val="00AC087C"/>
    <w:rsid w:val="00AC2001"/>
    <w:rsid w:val="00AC27EB"/>
    <w:rsid w:val="00AC705B"/>
    <w:rsid w:val="00AC74AA"/>
    <w:rsid w:val="00AC7DAD"/>
    <w:rsid w:val="00AD13AE"/>
    <w:rsid w:val="00AD360E"/>
    <w:rsid w:val="00AD4F89"/>
    <w:rsid w:val="00AD5260"/>
    <w:rsid w:val="00AD6883"/>
    <w:rsid w:val="00AD75B9"/>
    <w:rsid w:val="00AE1D33"/>
    <w:rsid w:val="00AE2195"/>
    <w:rsid w:val="00AE3ACC"/>
    <w:rsid w:val="00AE4307"/>
    <w:rsid w:val="00AE4E5D"/>
    <w:rsid w:val="00AE57A1"/>
    <w:rsid w:val="00AE674D"/>
    <w:rsid w:val="00AE6B4C"/>
    <w:rsid w:val="00AE6F8A"/>
    <w:rsid w:val="00AF3640"/>
    <w:rsid w:val="00B00E39"/>
    <w:rsid w:val="00B0115E"/>
    <w:rsid w:val="00B0459F"/>
    <w:rsid w:val="00B063D5"/>
    <w:rsid w:val="00B10DA7"/>
    <w:rsid w:val="00B10FFB"/>
    <w:rsid w:val="00B116F8"/>
    <w:rsid w:val="00B14E56"/>
    <w:rsid w:val="00B15F0F"/>
    <w:rsid w:val="00B16B8D"/>
    <w:rsid w:val="00B20088"/>
    <w:rsid w:val="00B21570"/>
    <w:rsid w:val="00B23624"/>
    <w:rsid w:val="00B259DF"/>
    <w:rsid w:val="00B303AA"/>
    <w:rsid w:val="00B32E58"/>
    <w:rsid w:val="00B32E61"/>
    <w:rsid w:val="00B32F28"/>
    <w:rsid w:val="00B33E82"/>
    <w:rsid w:val="00B344C9"/>
    <w:rsid w:val="00B34BC7"/>
    <w:rsid w:val="00B37365"/>
    <w:rsid w:val="00B51595"/>
    <w:rsid w:val="00B5390F"/>
    <w:rsid w:val="00B577FF"/>
    <w:rsid w:val="00B615E7"/>
    <w:rsid w:val="00B6362B"/>
    <w:rsid w:val="00B63F2B"/>
    <w:rsid w:val="00B63F77"/>
    <w:rsid w:val="00B6491D"/>
    <w:rsid w:val="00B66BAB"/>
    <w:rsid w:val="00B674FB"/>
    <w:rsid w:val="00B716B5"/>
    <w:rsid w:val="00B724AC"/>
    <w:rsid w:val="00B7518B"/>
    <w:rsid w:val="00B75976"/>
    <w:rsid w:val="00B75EEF"/>
    <w:rsid w:val="00B77523"/>
    <w:rsid w:val="00B82992"/>
    <w:rsid w:val="00B84815"/>
    <w:rsid w:val="00B84A36"/>
    <w:rsid w:val="00B86EFB"/>
    <w:rsid w:val="00B87D33"/>
    <w:rsid w:val="00B90163"/>
    <w:rsid w:val="00B94235"/>
    <w:rsid w:val="00B96E3C"/>
    <w:rsid w:val="00BA1B55"/>
    <w:rsid w:val="00BA2DE1"/>
    <w:rsid w:val="00BA4672"/>
    <w:rsid w:val="00BA4B36"/>
    <w:rsid w:val="00BA7AE7"/>
    <w:rsid w:val="00BB0236"/>
    <w:rsid w:val="00BB1F4E"/>
    <w:rsid w:val="00BC1BC9"/>
    <w:rsid w:val="00BC679A"/>
    <w:rsid w:val="00BD1B15"/>
    <w:rsid w:val="00BD2A26"/>
    <w:rsid w:val="00BD67FD"/>
    <w:rsid w:val="00BD7960"/>
    <w:rsid w:val="00BD7E89"/>
    <w:rsid w:val="00BE0AD0"/>
    <w:rsid w:val="00BE26ED"/>
    <w:rsid w:val="00BE330D"/>
    <w:rsid w:val="00BE5143"/>
    <w:rsid w:val="00BE5EB2"/>
    <w:rsid w:val="00BE6951"/>
    <w:rsid w:val="00BE6BF3"/>
    <w:rsid w:val="00BF163F"/>
    <w:rsid w:val="00BF20F0"/>
    <w:rsid w:val="00BF2E71"/>
    <w:rsid w:val="00BF3804"/>
    <w:rsid w:val="00BF389A"/>
    <w:rsid w:val="00BF504E"/>
    <w:rsid w:val="00BF58E6"/>
    <w:rsid w:val="00BF5EFD"/>
    <w:rsid w:val="00BF7C9E"/>
    <w:rsid w:val="00C00711"/>
    <w:rsid w:val="00C0519E"/>
    <w:rsid w:val="00C07DCD"/>
    <w:rsid w:val="00C12957"/>
    <w:rsid w:val="00C137AC"/>
    <w:rsid w:val="00C14568"/>
    <w:rsid w:val="00C16D8E"/>
    <w:rsid w:val="00C174A8"/>
    <w:rsid w:val="00C20D2B"/>
    <w:rsid w:val="00C263C1"/>
    <w:rsid w:val="00C26E65"/>
    <w:rsid w:val="00C278E5"/>
    <w:rsid w:val="00C3181C"/>
    <w:rsid w:val="00C32494"/>
    <w:rsid w:val="00C333D5"/>
    <w:rsid w:val="00C33532"/>
    <w:rsid w:val="00C350E7"/>
    <w:rsid w:val="00C3551A"/>
    <w:rsid w:val="00C37144"/>
    <w:rsid w:val="00C37F6B"/>
    <w:rsid w:val="00C40947"/>
    <w:rsid w:val="00C410CC"/>
    <w:rsid w:val="00C411B4"/>
    <w:rsid w:val="00C4192F"/>
    <w:rsid w:val="00C42310"/>
    <w:rsid w:val="00C435D3"/>
    <w:rsid w:val="00C4407D"/>
    <w:rsid w:val="00C4434C"/>
    <w:rsid w:val="00C453F3"/>
    <w:rsid w:val="00C51095"/>
    <w:rsid w:val="00C51F90"/>
    <w:rsid w:val="00C52B5A"/>
    <w:rsid w:val="00C52F65"/>
    <w:rsid w:val="00C56F07"/>
    <w:rsid w:val="00C57E11"/>
    <w:rsid w:val="00C60168"/>
    <w:rsid w:val="00C601B4"/>
    <w:rsid w:val="00C611D7"/>
    <w:rsid w:val="00C6382B"/>
    <w:rsid w:val="00C66BAD"/>
    <w:rsid w:val="00C72019"/>
    <w:rsid w:val="00C7232C"/>
    <w:rsid w:val="00C7252E"/>
    <w:rsid w:val="00C7563C"/>
    <w:rsid w:val="00C77EA8"/>
    <w:rsid w:val="00C84034"/>
    <w:rsid w:val="00C9172D"/>
    <w:rsid w:val="00C9464C"/>
    <w:rsid w:val="00C94AA6"/>
    <w:rsid w:val="00C9627B"/>
    <w:rsid w:val="00C96AB8"/>
    <w:rsid w:val="00CA0AC1"/>
    <w:rsid w:val="00CA6BE0"/>
    <w:rsid w:val="00CA6D38"/>
    <w:rsid w:val="00CA6D5C"/>
    <w:rsid w:val="00CA7E7B"/>
    <w:rsid w:val="00CB2C21"/>
    <w:rsid w:val="00CB6BFE"/>
    <w:rsid w:val="00CC0860"/>
    <w:rsid w:val="00CC1E34"/>
    <w:rsid w:val="00CC1F8F"/>
    <w:rsid w:val="00CC21DA"/>
    <w:rsid w:val="00CC32DD"/>
    <w:rsid w:val="00CC73AD"/>
    <w:rsid w:val="00CD5E53"/>
    <w:rsid w:val="00CD6BE8"/>
    <w:rsid w:val="00CD789C"/>
    <w:rsid w:val="00CE01B5"/>
    <w:rsid w:val="00CE1AD7"/>
    <w:rsid w:val="00CE2049"/>
    <w:rsid w:val="00CE52EF"/>
    <w:rsid w:val="00CF0280"/>
    <w:rsid w:val="00CF11B5"/>
    <w:rsid w:val="00CF2E16"/>
    <w:rsid w:val="00D01182"/>
    <w:rsid w:val="00D01E84"/>
    <w:rsid w:val="00D02480"/>
    <w:rsid w:val="00D02C0A"/>
    <w:rsid w:val="00D04433"/>
    <w:rsid w:val="00D0497B"/>
    <w:rsid w:val="00D04AD2"/>
    <w:rsid w:val="00D05BE1"/>
    <w:rsid w:val="00D1007E"/>
    <w:rsid w:val="00D1190F"/>
    <w:rsid w:val="00D1413B"/>
    <w:rsid w:val="00D141EA"/>
    <w:rsid w:val="00D1457C"/>
    <w:rsid w:val="00D15C71"/>
    <w:rsid w:val="00D2194B"/>
    <w:rsid w:val="00D24740"/>
    <w:rsid w:val="00D25367"/>
    <w:rsid w:val="00D277F6"/>
    <w:rsid w:val="00D27B83"/>
    <w:rsid w:val="00D302E1"/>
    <w:rsid w:val="00D34276"/>
    <w:rsid w:val="00D35452"/>
    <w:rsid w:val="00D35E4D"/>
    <w:rsid w:val="00D360B1"/>
    <w:rsid w:val="00D41C85"/>
    <w:rsid w:val="00D42A42"/>
    <w:rsid w:val="00D42ADC"/>
    <w:rsid w:val="00D4364F"/>
    <w:rsid w:val="00D438C4"/>
    <w:rsid w:val="00D44895"/>
    <w:rsid w:val="00D45B48"/>
    <w:rsid w:val="00D500C1"/>
    <w:rsid w:val="00D51A78"/>
    <w:rsid w:val="00D52161"/>
    <w:rsid w:val="00D547A1"/>
    <w:rsid w:val="00D552F7"/>
    <w:rsid w:val="00D60963"/>
    <w:rsid w:val="00D611FF"/>
    <w:rsid w:val="00D6195E"/>
    <w:rsid w:val="00D61D72"/>
    <w:rsid w:val="00D65DA4"/>
    <w:rsid w:val="00D6622E"/>
    <w:rsid w:val="00D76CCF"/>
    <w:rsid w:val="00D80B89"/>
    <w:rsid w:val="00D81148"/>
    <w:rsid w:val="00D8192B"/>
    <w:rsid w:val="00D81C8C"/>
    <w:rsid w:val="00D82FE7"/>
    <w:rsid w:val="00D867B3"/>
    <w:rsid w:val="00D87D14"/>
    <w:rsid w:val="00D916B5"/>
    <w:rsid w:val="00D93127"/>
    <w:rsid w:val="00D94713"/>
    <w:rsid w:val="00D95488"/>
    <w:rsid w:val="00D9588D"/>
    <w:rsid w:val="00DA00E6"/>
    <w:rsid w:val="00DA31B1"/>
    <w:rsid w:val="00DA500B"/>
    <w:rsid w:val="00DA5229"/>
    <w:rsid w:val="00DA62B6"/>
    <w:rsid w:val="00DA738D"/>
    <w:rsid w:val="00DB22DD"/>
    <w:rsid w:val="00DB24C9"/>
    <w:rsid w:val="00DB28DA"/>
    <w:rsid w:val="00DB2AD3"/>
    <w:rsid w:val="00DB46F0"/>
    <w:rsid w:val="00DB7F22"/>
    <w:rsid w:val="00DC04F8"/>
    <w:rsid w:val="00DC43C8"/>
    <w:rsid w:val="00DC66A6"/>
    <w:rsid w:val="00DC6F47"/>
    <w:rsid w:val="00DD009C"/>
    <w:rsid w:val="00DD054D"/>
    <w:rsid w:val="00DD382C"/>
    <w:rsid w:val="00DE2AA9"/>
    <w:rsid w:val="00DE4724"/>
    <w:rsid w:val="00DF159F"/>
    <w:rsid w:val="00DF5E6C"/>
    <w:rsid w:val="00E00DFE"/>
    <w:rsid w:val="00E0334D"/>
    <w:rsid w:val="00E04E87"/>
    <w:rsid w:val="00E056D2"/>
    <w:rsid w:val="00E074C8"/>
    <w:rsid w:val="00E078F9"/>
    <w:rsid w:val="00E1000F"/>
    <w:rsid w:val="00E10B45"/>
    <w:rsid w:val="00E13265"/>
    <w:rsid w:val="00E14BFB"/>
    <w:rsid w:val="00E16C8A"/>
    <w:rsid w:val="00E20476"/>
    <w:rsid w:val="00E206AE"/>
    <w:rsid w:val="00E23F70"/>
    <w:rsid w:val="00E25603"/>
    <w:rsid w:val="00E30EED"/>
    <w:rsid w:val="00E31BB6"/>
    <w:rsid w:val="00E32D94"/>
    <w:rsid w:val="00E3419F"/>
    <w:rsid w:val="00E35D97"/>
    <w:rsid w:val="00E40818"/>
    <w:rsid w:val="00E40E7C"/>
    <w:rsid w:val="00E428B7"/>
    <w:rsid w:val="00E42EC0"/>
    <w:rsid w:val="00E44163"/>
    <w:rsid w:val="00E44D0D"/>
    <w:rsid w:val="00E53658"/>
    <w:rsid w:val="00E564A5"/>
    <w:rsid w:val="00E57190"/>
    <w:rsid w:val="00E57245"/>
    <w:rsid w:val="00E575C2"/>
    <w:rsid w:val="00E61300"/>
    <w:rsid w:val="00E61755"/>
    <w:rsid w:val="00E65780"/>
    <w:rsid w:val="00E67E3C"/>
    <w:rsid w:val="00E702CC"/>
    <w:rsid w:val="00E723ED"/>
    <w:rsid w:val="00E732D5"/>
    <w:rsid w:val="00E74667"/>
    <w:rsid w:val="00E74FD4"/>
    <w:rsid w:val="00E76616"/>
    <w:rsid w:val="00E7675B"/>
    <w:rsid w:val="00E80CC1"/>
    <w:rsid w:val="00E82E48"/>
    <w:rsid w:val="00E86439"/>
    <w:rsid w:val="00E917EA"/>
    <w:rsid w:val="00E9313E"/>
    <w:rsid w:val="00E9343E"/>
    <w:rsid w:val="00E93A67"/>
    <w:rsid w:val="00E95294"/>
    <w:rsid w:val="00E965F1"/>
    <w:rsid w:val="00EA047E"/>
    <w:rsid w:val="00EA1667"/>
    <w:rsid w:val="00EA3EBD"/>
    <w:rsid w:val="00EA508B"/>
    <w:rsid w:val="00EB1158"/>
    <w:rsid w:val="00EB23C8"/>
    <w:rsid w:val="00EB451D"/>
    <w:rsid w:val="00EB54CD"/>
    <w:rsid w:val="00EB6F91"/>
    <w:rsid w:val="00EB7B97"/>
    <w:rsid w:val="00EB7E83"/>
    <w:rsid w:val="00EC1D17"/>
    <w:rsid w:val="00EC3C48"/>
    <w:rsid w:val="00EC4D25"/>
    <w:rsid w:val="00EC5F34"/>
    <w:rsid w:val="00EC75E0"/>
    <w:rsid w:val="00EC7CF7"/>
    <w:rsid w:val="00ED24B1"/>
    <w:rsid w:val="00ED30BF"/>
    <w:rsid w:val="00ED38D3"/>
    <w:rsid w:val="00ED5380"/>
    <w:rsid w:val="00ED6715"/>
    <w:rsid w:val="00ED6E66"/>
    <w:rsid w:val="00EE143A"/>
    <w:rsid w:val="00EE2AA6"/>
    <w:rsid w:val="00EE35C5"/>
    <w:rsid w:val="00EE3DC1"/>
    <w:rsid w:val="00EE44A7"/>
    <w:rsid w:val="00EE458B"/>
    <w:rsid w:val="00EE6A37"/>
    <w:rsid w:val="00EE6E9D"/>
    <w:rsid w:val="00EE767E"/>
    <w:rsid w:val="00EF066E"/>
    <w:rsid w:val="00EF1936"/>
    <w:rsid w:val="00EF1F1F"/>
    <w:rsid w:val="00EF277B"/>
    <w:rsid w:val="00EF2F2E"/>
    <w:rsid w:val="00EF4D31"/>
    <w:rsid w:val="00EF5188"/>
    <w:rsid w:val="00F02B92"/>
    <w:rsid w:val="00F0313B"/>
    <w:rsid w:val="00F049DB"/>
    <w:rsid w:val="00F0754F"/>
    <w:rsid w:val="00F114C9"/>
    <w:rsid w:val="00F12173"/>
    <w:rsid w:val="00F12795"/>
    <w:rsid w:val="00F143C3"/>
    <w:rsid w:val="00F15D68"/>
    <w:rsid w:val="00F160B3"/>
    <w:rsid w:val="00F16190"/>
    <w:rsid w:val="00F1636A"/>
    <w:rsid w:val="00F20896"/>
    <w:rsid w:val="00F23196"/>
    <w:rsid w:val="00F235C6"/>
    <w:rsid w:val="00F24EAD"/>
    <w:rsid w:val="00F2591C"/>
    <w:rsid w:val="00F2646B"/>
    <w:rsid w:val="00F26E59"/>
    <w:rsid w:val="00F27944"/>
    <w:rsid w:val="00F30BAD"/>
    <w:rsid w:val="00F30F83"/>
    <w:rsid w:val="00F31C01"/>
    <w:rsid w:val="00F325C9"/>
    <w:rsid w:val="00F32DD0"/>
    <w:rsid w:val="00F35136"/>
    <w:rsid w:val="00F3647D"/>
    <w:rsid w:val="00F36B5D"/>
    <w:rsid w:val="00F4008B"/>
    <w:rsid w:val="00F406AD"/>
    <w:rsid w:val="00F42BB0"/>
    <w:rsid w:val="00F46A74"/>
    <w:rsid w:val="00F47057"/>
    <w:rsid w:val="00F524CA"/>
    <w:rsid w:val="00F56B0F"/>
    <w:rsid w:val="00F6181D"/>
    <w:rsid w:val="00F61B75"/>
    <w:rsid w:val="00F638CF"/>
    <w:rsid w:val="00F667B9"/>
    <w:rsid w:val="00F675B1"/>
    <w:rsid w:val="00F81657"/>
    <w:rsid w:val="00F83258"/>
    <w:rsid w:val="00F85F27"/>
    <w:rsid w:val="00F8661E"/>
    <w:rsid w:val="00F867FE"/>
    <w:rsid w:val="00F86AEF"/>
    <w:rsid w:val="00F874F5"/>
    <w:rsid w:val="00F909EC"/>
    <w:rsid w:val="00F91E08"/>
    <w:rsid w:val="00F97362"/>
    <w:rsid w:val="00FA1D72"/>
    <w:rsid w:val="00FA42D9"/>
    <w:rsid w:val="00FA6361"/>
    <w:rsid w:val="00FA7F67"/>
    <w:rsid w:val="00FB2765"/>
    <w:rsid w:val="00FB3F22"/>
    <w:rsid w:val="00FB665A"/>
    <w:rsid w:val="00FB6D36"/>
    <w:rsid w:val="00FC1C31"/>
    <w:rsid w:val="00FC2982"/>
    <w:rsid w:val="00FC4640"/>
    <w:rsid w:val="00FC7348"/>
    <w:rsid w:val="00FD0262"/>
    <w:rsid w:val="00FD0654"/>
    <w:rsid w:val="00FD40D5"/>
    <w:rsid w:val="00FD49BB"/>
    <w:rsid w:val="00FD65B3"/>
    <w:rsid w:val="00FE2089"/>
    <w:rsid w:val="00FE4C3F"/>
    <w:rsid w:val="00FE5427"/>
    <w:rsid w:val="00FE56F2"/>
    <w:rsid w:val="00FE696C"/>
    <w:rsid w:val="00FF03E6"/>
    <w:rsid w:val="00FF1BF1"/>
    <w:rsid w:val="00FF4266"/>
    <w:rsid w:val="00FF6D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AF4F"/>
  <w15:chartTrackingRefBased/>
  <w15:docId w15:val="{6BB57FFA-D2DE-46C6-BC23-648B0712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7"/>
    <w:pPr>
      <w:jc w:val="both"/>
    </w:pPr>
    <w:rPr>
      <w:sz w:val="24"/>
    </w:rPr>
  </w:style>
  <w:style w:type="paragraph" w:styleId="Ttulo1">
    <w:name w:val="heading 1"/>
    <w:basedOn w:val="Normal"/>
    <w:next w:val="Normal"/>
    <w:link w:val="Ttulo1Char"/>
    <w:uiPriority w:val="9"/>
    <w:qFormat/>
    <w:rsid w:val="0062625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Ttulo2">
    <w:name w:val="heading 2"/>
    <w:basedOn w:val="Normal"/>
    <w:next w:val="Normal"/>
    <w:link w:val="Ttulo2Char"/>
    <w:uiPriority w:val="9"/>
    <w:unhideWhenUsed/>
    <w:qFormat/>
    <w:rsid w:val="00626251"/>
    <w:pPr>
      <w:keepNext/>
      <w:keepLines/>
      <w:spacing w:before="40" w:after="0"/>
      <w:outlineLvl w:val="1"/>
    </w:pPr>
    <w:rPr>
      <w:rFonts w:ascii="Times New Roman" w:eastAsiaTheme="majorEastAsia" w:hAnsi="Times New Roman" w:cstheme="majorBidi"/>
      <w:sz w:val="30"/>
      <w:szCs w:val="26"/>
    </w:rPr>
  </w:style>
  <w:style w:type="paragraph" w:styleId="Ttulo3">
    <w:name w:val="heading 3"/>
    <w:basedOn w:val="Normal"/>
    <w:next w:val="Normal"/>
    <w:link w:val="Ttulo3Char"/>
    <w:uiPriority w:val="9"/>
    <w:unhideWhenUsed/>
    <w:qFormat/>
    <w:rsid w:val="00626251"/>
    <w:pPr>
      <w:keepNext/>
      <w:keepLines/>
      <w:spacing w:before="40" w:after="0"/>
      <w:outlineLvl w:val="2"/>
    </w:pPr>
    <w:rPr>
      <w:rFonts w:ascii="Times New Roman" w:eastAsiaTheme="majorEastAsia" w:hAnsi="Times New Roman" w:cstheme="majorBidi"/>
      <w:sz w:val="28"/>
      <w:szCs w:val="24"/>
    </w:rPr>
  </w:style>
  <w:style w:type="paragraph" w:styleId="Ttulo5">
    <w:name w:val="heading 5"/>
    <w:basedOn w:val="Normal"/>
    <w:next w:val="Normal"/>
    <w:link w:val="Ttulo5Char"/>
    <w:uiPriority w:val="9"/>
    <w:semiHidden/>
    <w:unhideWhenUsed/>
    <w:qFormat/>
    <w:rsid w:val="00A36B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2B34"/>
    <w:rPr>
      <w:rFonts w:ascii="Times New Roman" w:eastAsiaTheme="majorEastAsia" w:hAnsi="Times New Roman" w:cstheme="majorBidi"/>
      <w:color w:val="000000" w:themeColor="text1"/>
      <w:sz w:val="32"/>
      <w:szCs w:val="32"/>
    </w:rPr>
  </w:style>
  <w:style w:type="paragraph" w:styleId="Cabealho">
    <w:name w:val="header"/>
    <w:basedOn w:val="Normal"/>
    <w:link w:val="CabealhoChar"/>
    <w:uiPriority w:val="99"/>
    <w:unhideWhenUsed/>
    <w:rsid w:val="009871D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1D5"/>
    <w:rPr>
      <w:sz w:val="24"/>
    </w:rPr>
  </w:style>
  <w:style w:type="paragraph" w:styleId="Rodap">
    <w:name w:val="footer"/>
    <w:basedOn w:val="Normal"/>
    <w:link w:val="RodapChar"/>
    <w:uiPriority w:val="99"/>
    <w:unhideWhenUsed/>
    <w:rsid w:val="009871D5"/>
    <w:pPr>
      <w:tabs>
        <w:tab w:val="center" w:pos="4252"/>
        <w:tab w:val="right" w:pos="8504"/>
      </w:tabs>
      <w:spacing w:after="0" w:line="240" w:lineRule="auto"/>
    </w:pPr>
  </w:style>
  <w:style w:type="character" w:customStyle="1" w:styleId="RodapChar">
    <w:name w:val="Rodapé Char"/>
    <w:basedOn w:val="Fontepargpadro"/>
    <w:link w:val="Rodap"/>
    <w:uiPriority w:val="99"/>
    <w:rsid w:val="009871D5"/>
    <w:rPr>
      <w:sz w:val="24"/>
    </w:rPr>
  </w:style>
  <w:style w:type="character" w:customStyle="1" w:styleId="Ttulo2Char">
    <w:name w:val="Título 2 Char"/>
    <w:basedOn w:val="Fontepargpadro"/>
    <w:link w:val="Ttulo2"/>
    <w:uiPriority w:val="9"/>
    <w:rsid w:val="00626251"/>
    <w:rPr>
      <w:rFonts w:ascii="Times New Roman" w:eastAsiaTheme="majorEastAsia" w:hAnsi="Times New Roman" w:cstheme="majorBidi"/>
      <w:sz w:val="30"/>
      <w:szCs w:val="26"/>
    </w:rPr>
  </w:style>
  <w:style w:type="paragraph" w:styleId="SemEspaamento">
    <w:name w:val="No Spacing"/>
    <w:uiPriority w:val="1"/>
    <w:qFormat/>
    <w:rsid w:val="009871D5"/>
    <w:pPr>
      <w:spacing w:after="0" w:line="240" w:lineRule="auto"/>
    </w:pPr>
    <w:rPr>
      <w:sz w:val="24"/>
    </w:rPr>
  </w:style>
  <w:style w:type="paragraph" w:styleId="Legenda">
    <w:name w:val="caption"/>
    <w:basedOn w:val="Normal"/>
    <w:next w:val="Normal"/>
    <w:uiPriority w:val="35"/>
    <w:unhideWhenUsed/>
    <w:qFormat/>
    <w:rsid w:val="004B7C7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4B7C7B"/>
    <w:rPr>
      <w:color w:val="808080"/>
    </w:rPr>
  </w:style>
  <w:style w:type="paragraph" w:styleId="PargrafodaLista">
    <w:name w:val="List Paragraph"/>
    <w:basedOn w:val="Normal"/>
    <w:uiPriority w:val="34"/>
    <w:qFormat/>
    <w:rsid w:val="004B7C7B"/>
    <w:pPr>
      <w:ind w:left="720"/>
      <w:contextualSpacing/>
    </w:pPr>
  </w:style>
  <w:style w:type="character" w:styleId="nfaseSutil">
    <w:name w:val="Subtle Emphasis"/>
    <w:basedOn w:val="Fontepargpadro"/>
    <w:uiPriority w:val="19"/>
    <w:qFormat/>
    <w:rsid w:val="000E47E3"/>
    <w:rPr>
      <w:i/>
      <w:iCs/>
      <w:color w:val="404040" w:themeColor="text1" w:themeTint="BF"/>
      <w:sz w:val="20"/>
    </w:rPr>
  </w:style>
  <w:style w:type="character" w:customStyle="1" w:styleId="Ttulo3Char">
    <w:name w:val="Título 3 Char"/>
    <w:basedOn w:val="Fontepargpadro"/>
    <w:link w:val="Ttulo3"/>
    <w:uiPriority w:val="9"/>
    <w:rsid w:val="00626251"/>
    <w:rPr>
      <w:rFonts w:ascii="Times New Roman" w:eastAsiaTheme="majorEastAsia" w:hAnsi="Times New Roman" w:cstheme="majorBidi"/>
      <w:sz w:val="28"/>
      <w:szCs w:val="24"/>
    </w:rPr>
  </w:style>
  <w:style w:type="character" w:customStyle="1" w:styleId="mjx-char">
    <w:name w:val="mjx-char"/>
    <w:basedOn w:val="Fontepargpadro"/>
    <w:rsid w:val="009A57B4"/>
  </w:style>
  <w:style w:type="character" w:customStyle="1" w:styleId="mjxassistivemathml">
    <w:name w:val="mjx_assistive_mathml"/>
    <w:basedOn w:val="Fontepargpadro"/>
    <w:rsid w:val="009A57B4"/>
  </w:style>
  <w:style w:type="table" w:styleId="Tabelacomgrade">
    <w:name w:val="Table Grid"/>
    <w:basedOn w:val="Tabelanormal"/>
    <w:uiPriority w:val="39"/>
    <w:rsid w:val="00DA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E702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Fontepargpadro"/>
    <w:uiPriority w:val="99"/>
    <w:unhideWhenUsed/>
    <w:rsid w:val="00D1007E"/>
    <w:rPr>
      <w:color w:val="0000FF"/>
      <w:u w:val="single"/>
    </w:rPr>
  </w:style>
  <w:style w:type="character" w:styleId="HiperlinkVisitado">
    <w:name w:val="FollowedHyperlink"/>
    <w:basedOn w:val="Fontepargpadro"/>
    <w:uiPriority w:val="99"/>
    <w:semiHidden/>
    <w:unhideWhenUsed/>
    <w:rsid w:val="008E6F28"/>
    <w:rPr>
      <w:color w:val="954F72" w:themeColor="followedHyperlink"/>
      <w:u w:val="single"/>
    </w:rPr>
  </w:style>
  <w:style w:type="paragraph" w:styleId="Pr-formataoHTML">
    <w:name w:val="HTML Preformatted"/>
    <w:basedOn w:val="Normal"/>
    <w:link w:val="Pr-formataoHTMLChar"/>
    <w:uiPriority w:val="99"/>
    <w:unhideWhenUsed/>
    <w:rsid w:val="0002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24EA8"/>
    <w:rPr>
      <w:rFonts w:ascii="Courier New" w:eastAsia="Times New Roman" w:hAnsi="Courier New" w:cs="Courier New"/>
      <w:sz w:val="20"/>
      <w:szCs w:val="20"/>
      <w:lang w:eastAsia="pt-BR"/>
    </w:rPr>
  </w:style>
  <w:style w:type="table" w:styleId="SimplesTabela3">
    <w:name w:val="Plain Table 3"/>
    <w:basedOn w:val="Tabelanormal"/>
    <w:uiPriority w:val="43"/>
    <w:rsid w:val="00C77E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3061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oPendente">
    <w:name w:val="Unresolved Mention"/>
    <w:basedOn w:val="Fontepargpadro"/>
    <w:uiPriority w:val="99"/>
    <w:semiHidden/>
    <w:unhideWhenUsed/>
    <w:rsid w:val="001F7F67"/>
    <w:rPr>
      <w:color w:val="605E5C"/>
      <w:shd w:val="clear" w:color="auto" w:fill="E1DFDD"/>
    </w:rPr>
  </w:style>
  <w:style w:type="character" w:styleId="Refdecomentrio">
    <w:name w:val="annotation reference"/>
    <w:basedOn w:val="Fontepargpadro"/>
    <w:uiPriority w:val="99"/>
    <w:semiHidden/>
    <w:unhideWhenUsed/>
    <w:rsid w:val="00F42BB0"/>
    <w:rPr>
      <w:sz w:val="16"/>
      <w:szCs w:val="16"/>
    </w:rPr>
  </w:style>
  <w:style w:type="paragraph" w:styleId="Textodecomentrio">
    <w:name w:val="annotation text"/>
    <w:basedOn w:val="Normal"/>
    <w:link w:val="TextodecomentrioChar"/>
    <w:uiPriority w:val="99"/>
    <w:semiHidden/>
    <w:unhideWhenUsed/>
    <w:rsid w:val="00F42BB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2BB0"/>
    <w:rPr>
      <w:sz w:val="20"/>
      <w:szCs w:val="20"/>
    </w:rPr>
  </w:style>
  <w:style w:type="paragraph" w:styleId="Assuntodocomentrio">
    <w:name w:val="annotation subject"/>
    <w:basedOn w:val="Textodecomentrio"/>
    <w:next w:val="Textodecomentrio"/>
    <w:link w:val="AssuntodocomentrioChar"/>
    <w:uiPriority w:val="99"/>
    <w:semiHidden/>
    <w:unhideWhenUsed/>
    <w:rsid w:val="00F42BB0"/>
    <w:rPr>
      <w:b/>
      <w:bCs/>
    </w:rPr>
  </w:style>
  <w:style w:type="character" w:customStyle="1" w:styleId="AssuntodocomentrioChar">
    <w:name w:val="Assunto do comentário Char"/>
    <w:basedOn w:val="TextodecomentrioChar"/>
    <w:link w:val="Assuntodocomentrio"/>
    <w:uiPriority w:val="99"/>
    <w:semiHidden/>
    <w:rsid w:val="00F42BB0"/>
    <w:rPr>
      <w:b/>
      <w:bCs/>
      <w:sz w:val="20"/>
      <w:szCs w:val="20"/>
    </w:rPr>
  </w:style>
  <w:style w:type="paragraph" w:styleId="ndicedeilustraes">
    <w:name w:val="table of figures"/>
    <w:basedOn w:val="Normal"/>
    <w:next w:val="Normal"/>
    <w:uiPriority w:val="99"/>
    <w:unhideWhenUsed/>
    <w:rsid w:val="00D611FF"/>
    <w:pPr>
      <w:spacing w:after="0"/>
      <w:jc w:val="left"/>
    </w:pPr>
    <w:rPr>
      <w:rFonts w:cstheme="minorHAnsi"/>
      <w:i/>
      <w:iCs/>
      <w:sz w:val="20"/>
      <w:szCs w:val="20"/>
    </w:rPr>
  </w:style>
  <w:style w:type="paragraph" w:styleId="CabealhodoSumrio">
    <w:name w:val="TOC Heading"/>
    <w:basedOn w:val="Ttulo1"/>
    <w:next w:val="Normal"/>
    <w:uiPriority w:val="39"/>
    <w:unhideWhenUsed/>
    <w:qFormat/>
    <w:rsid w:val="00391C65"/>
    <w:pPr>
      <w:jc w:val="left"/>
      <w:outlineLvl w:val="9"/>
    </w:pPr>
    <w:rPr>
      <w:rFonts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391C65"/>
    <w:pPr>
      <w:spacing w:after="100"/>
    </w:pPr>
  </w:style>
  <w:style w:type="paragraph" w:styleId="Sumrio2">
    <w:name w:val="toc 2"/>
    <w:basedOn w:val="Normal"/>
    <w:next w:val="Normal"/>
    <w:autoRedefine/>
    <w:uiPriority w:val="39"/>
    <w:unhideWhenUsed/>
    <w:rsid w:val="00391C65"/>
    <w:pPr>
      <w:spacing w:after="100"/>
      <w:ind w:left="240"/>
    </w:pPr>
  </w:style>
  <w:style w:type="paragraph" w:styleId="Reviso">
    <w:name w:val="Revision"/>
    <w:hidden/>
    <w:uiPriority w:val="99"/>
    <w:semiHidden/>
    <w:rsid w:val="002208F6"/>
    <w:pPr>
      <w:spacing w:after="0" w:line="240" w:lineRule="auto"/>
    </w:pPr>
    <w:rPr>
      <w:sz w:val="24"/>
    </w:rPr>
  </w:style>
  <w:style w:type="character" w:customStyle="1" w:styleId="Ttulo5Char">
    <w:name w:val="Título 5 Char"/>
    <w:basedOn w:val="Fontepargpadro"/>
    <w:link w:val="Ttulo5"/>
    <w:uiPriority w:val="9"/>
    <w:semiHidden/>
    <w:rsid w:val="00A36B4F"/>
    <w:rPr>
      <w:rFonts w:asciiTheme="majorHAnsi" w:eastAsiaTheme="majorEastAsia" w:hAnsiTheme="majorHAnsi" w:cstheme="majorBidi"/>
      <w:color w:val="2E74B5" w:themeColor="accent1" w:themeShade="BF"/>
      <w:sz w:val="24"/>
    </w:rPr>
  </w:style>
  <w:style w:type="table" w:styleId="TabeladeGrade1Clara-nfase1">
    <w:name w:val="Grid Table 1 Light Accent 1"/>
    <w:basedOn w:val="Tabelanormal"/>
    <w:uiPriority w:val="46"/>
    <w:rsid w:val="009123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deGrade7Colorida">
    <w:name w:val="Grid Table 7 Colorful"/>
    <w:basedOn w:val="Tabelanormal"/>
    <w:uiPriority w:val="52"/>
    <w:rsid w:val="009123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trado">
    <w:name w:val="Mestrado"/>
    <w:basedOn w:val="Normal"/>
    <w:link w:val="MestradoChar"/>
    <w:qFormat/>
    <w:rsid w:val="00B33E82"/>
    <w:pPr>
      <w:spacing w:line="360" w:lineRule="auto"/>
    </w:pPr>
    <w:rPr>
      <w:rFonts w:ascii="Arial" w:hAnsi="Arial" w:cs="Arial"/>
      <w:szCs w:val="24"/>
    </w:rPr>
  </w:style>
  <w:style w:type="character" w:customStyle="1" w:styleId="MestradoChar">
    <w:name w:val="Mestrado Char"/>
    <w:basedOn w:val="Fontepargpadro"/>
    <w:link w:val="Mestrado"/>
    <w:rsid w:val="00B33E82"/>
    <w:rPr>
      <w:rFonts w:ascii="Arial" w:hAnsi="Arial" w:cs="Arial"/>
      <w:sz w:val="24"/>
      <w:szCs w:val="24"/>
    </w:rPr>
  </w:style>
  <w:style w:type="paragraph" w:styleId="Sumrio3">
    <w:name w:val="toc 3"/>
    <w:basedOn w:val="Normal"/>
    <w:next w:val="Normal"/>
    <w:autoRedefine/>
    <w:uiPriority w:val="39"/>
    <w:unhideWhenUsed/>
    <w:rsid w:val="00356220"/>
    <w:pPr>
      <w:spacing w:after="100"/>
      <w:ind w:left="440"/>
      <w:jc w:val="left"/>
    </w:pPr>
    <w:rPr>
      <w:rFonts w:eastAsiaTheme="minorEastAsia"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35">
      <w:bodyDiv w:val="1"/>
      <w:marLeft w:val="0"/>
      <w:marRight w:val="0"/>
      <w:marTop w:val="0"/>
      <w:marBottom w:val="0"/>
      <w:divBdr>
        <w:top w:val="none" w:sz="0" w:space="0" w:color="auto"/>
        <w:left w:val="none" w:sz="0" w:space="0" w:color="auto"/>
        <w:bottom w:val="none" w:sz="0" w:space="0" w:color="auto"/>
        <w:right w:val="none" w:sz="0" w:space="0" w:color="auto"/>
      </w:divBdr>
    </w:div>
    <w:div w:id="22246025">
      <w:bodyDiv w:val="1"/>
      <w:marLeft w:val="0"/>
      <w:marRight w:val="0"/>
      <w:marTop w:val="0"/>
      <w:marBottom w:val="0"/>
      <w:divBdr>
        <w:top w:val="none" w:sz="0" w:space="0" w:color="auto"/>
        <w:left w:val="none" w:sz="0" w:space="0" w:color="auto"/>
        <w:bottom w:val="none" w:sz="0" w:space="0" w:color="auto"/>
        <w:right w:val="none" w:sz="0" w:space="0" w:color="auto"/>
      </w:divBdr>
    </w:div>
    <w:div w:id="43070837">
      <w:bodyDiv w:val="1"/>
      <w:marLeft w:val="0"/>
      <w:marRight w:val="0"/>
      <w:marTop w:val="0"/>
      <w:marBottom w:val="0"/>
      <w:divBdr>
        <w:top w:val="none" w:sz="0" w:space="0" w:color="auto"/>
        <w:left w:val="none" w:sz="0" w:space="0" w:color="auto"/>
        <w:bottom w:val="none" w:sz="0" w:space="0" w:color="auto"/>
        <w:right w:val="none" w:sz="0" w:space="0" w:color="auto"/>
      </w:divBdr>
    </w:div>
    <w:div w:id="60297166">
      <w:bodyDiv w:val="1"/>
      <w:marLeft w:val="0"/>
      <w:marRight w:val="0"/>
      <w:marTop w:val="0"/>
      <w:marBottom w:val="0"/>
      <w:divBdr>
        <w:top w:val="none" w:sz="0" w:space="0" w:color="auto"/>
        <w:left w:val="none" w:sz="0" w:space="0" w:color="auto"/>
        <w:bottom w:val="none" w:sz="0" w:space="0" w:color="auto"/>
        <w:right w:val="none" w:sz="0" w:space="0" w:color="auto"/>
      </w:divBdr>
    </w:div>
    <w:div w:id="85393715">
      <w:bodyDiv w:val="1"/>
      <w:marLeft w:val="0"/>
      <w:marRight w:val="0"/>
      <w:marTop w:val="0"/>
      <w:marBottom w:val="0"/>
      <w:divBdr>
        <w:top w:val="none" w:sz="0" w:space="0" w:color="auto"/>
        <w:left w:val="none" w:sz="0" w:space="0" w:color="auto"/>
        <w:bottom w:val="none" w:sz="0" w:space="0" w:color="auto"/>
        <w:right w:val="none" w:sz="0" w:space="0" w:color="auto"/>
      </w:divBdr>
    </w:div>
    <w:div w:id="85424799">
      <w:bodyDiv w:val="1"/>
      <w:marLeft w:val="0"/>
      <w:marRight w:val="0"/>
      <w:marTop w:val="0"/>
      <w:marBottom w:val="0"/>
      <w:divBdr>
        <w:top w:val="none" w:sz="0" w:space="0" w:color="auto"/>
        <w:left w:val="none" w:sz="0" w:space="0" w:color="auto"/>
        <w:bottom w:val="none" w:sz="0" w:space="0" w:color="auto"/>
        <w:right w:val="none" w:sz="0" w:space="0" w:color="auto"/>
      </w:divBdr>
    </w:div>
    <w:div w:id="87309779">
      <w:bodyDiv w:val="1"/>
      <w:marLeft w:val="0"/>
      <w:marRight w:val="0"/>
      <w:marTop w:val="0"/>
      <w:marBottom w:val="0"/>
      <w:divBdr>
        <w:top w:val="none" w:sz="0" w:space="0" w:color="auto"/>
        <w:left w:val="none" w:sz="0" w:space="0" w:color="auto"/>
        <w:bottom w:val="none" w:sz="0" w:space="0" w:color="auto"/>
        <w:right w:val="none" w:sz="0" w:space="0" w:color="auto"/>
      </w:divBdr>
    </w:div>
    <w:div w:id="112402553">
      <w:bodyDiv w:val="1"/>
      <w:marLeft w:val="0"/>
      <w:marRight w:val="0"/>
      <w:marTop w:val="0"/>
      <w:marBottom w:val="0"/>
      <w:divBdr>
        <w:top w:val="none" w:sz="0" w:space="0" w:color="auto"/>
        <w:left w:val="none" w:sz="0" w:space="0" w:color="auto"/>
        <w:bottom w:val="none" w:sz="0" w:space="0" w:color="auto"/>
        <w:right w:val="none" w:sz="0" w:space="0" w:color="auto"/>
      </w:divBdr>
    </w:div>
    <w:div w:id="128716549">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44591148">
      <w:bodyDiv w:val="1"/>
      <w:marLeft w:val="0"/>
      <w:marRight w:val="0"/>
      <w:marTop w:val="0"/>
      <w:marBottom w:val="0"/>
      <w:divBdr>
        <w:top w:val="none" w:sz="0" w:space="0" w:color="auto"/>
        <w:left w:val="none" w:sz="0" w:space="0" w:color="auto"/>
        <w:bottom w:val="none" w:sz="0" w:space="0" w:color="auto"/>
        <w:right w:val="none" w:sz="0" w:space="0" w:color="auto"/>
      </w:divBdr>
    </w:div>
    <w:div w:id="165755755">
      <w:bodyDiv w:val="1"/>
      <w:marLeft w:val="0"/>
      <w:marRight w:val="0"/>
      <w:marTop w:val="0"/>
      <w:marBottom w:val="0"/>
      <w:divBdr>
        <w:top w:val="none" w:sz="0" w:space="0" w:color="auto"/>
        <w:left w:val="none" w:sz="0" w:space="0" w:color="auto"/>
        <w:bottom w:val="none" w:sz="0" w:space="0" w:color="auto"/>
        <w:right w:val="none" w:sz="0" w:space="0" w:color="auto"/>
      </w:divBdr>
    </w:div>
    <w:div w:id="173499927">
      <w:bodyDiv w:val="1"/>
      <w:marLeft w:val="0"/>
      <w:marRight w:val="0"/>
      <w:marTop w:val="0"/>
      <w:marBottom w:val="0"/>
      <w:divBdr>
        <w:top w:val="none" w:sz="0" w:space="0" w:color="auto"/>
        <w:left w:val="none" w:sz="0" w:space="0" w:color="auto"/>
        <w:bottom w:val="none" w:sz="0" w:space="0" w:color="auto"/>
        <w:right w:val="none" w:sz="0" w:space="0" w:color="auto"/>
      </w:divBdr>
    </w:div>
    <w:div w:id="223487563">
      <w:bodyDiv w:val="1"/>
      <w:marLeft w:val="0"/>
      <w:marRight w:val="0"/>
      <w:marTop w:val="0"/>
      <w:marBottom w:val="0"/>
      <w:divBdr>
        <w:top w:val="none" w:sz="0" w:space="0" w:color="auto"/>
        <w:left w:val="none" w:sz="0" w:space="0" w:color="auto"/>
        <w:bottom w:val="none" w:sz="0" w:space="0" w:color="auto"/>
        <w:right w:val="none" w:sz="0" w:space="0" w:color="auto"/>
      </w:divBdr>
    </w:div>
    <w:div w:id="225385288">
      <w:bodyDiv w:val="1"/>
      <w:marLeft w:val="0"/>
      <w:marRight w:val="0"/>
      <w:marTop w:val="0"/>
      <w:marBottom w:val="0"/>
      <w:divBdr>
        <w:top w:val="none" w:sz="0" w:space="0" w:color="auto"/>
        <w:left w:val="none" w:sz="0" w:space="0" w:color="auto"/>
        <w:bottom w:val="none" w:sz="0" w:space="0" w:color="auto"/>
        <w:right w:val="none" w:sz="0" w:space="0" w:color="auto"/>
      </w:divBdr>
    </w:div>
    <w:div w:id="285814952">
      <w:bodyDiv w:val="1"/>
      <w:marLeft w:val="0"/>
      <w:marRight w:val="0"/>
      <w:marTop w:val="0"/>
      <w:marBottom w:val="0"/>
      <w:divBdr>
        <w:top w:val="none" w:sz="0" w:space="0" w:color="auto"/>
        <w:left w:val="none" w:sz="0" w:space="0" w:color="auto"/>
        <w:bottom w:val="none" w:sz="0" w:space="0" w:color="auto"/>
        <w:right w:val="none" w:sz="0" w:space="0" w:color="auto"/>
      </w:divBdr>
    </w:div>
    <w:div w:id="353701354">
      <w:bodyDiv w:val="1"/>
      <w:marLeft w:val="0"/>
      <w:marRight w:val="0"/>
      <w:marTop w:val="0"/>
      <w:marBottom w:val="0"/>
      <w:divBdr>
        <w:top w:val="none" w:sz="0" w:space="0" w:color="auto"/>
        <w:left w:val="none" w:sz="0" w:space="0" w:color="auto"/>
        <w:bottom w:val="none" w:sz="0" w:space="0" w:color="auto"/>
        <w:right w:val="none" w:sz="0" w:space="0" w:color="auto"/>
      </w:divBdr>
    </w:div>
    <w:div w:id="367729526">
      <w:bodyDiv w:val="1"/>
      <w:marLeft w:val="0"/>
      <w:marRight w:val="0"/>
      <w:marTop w:val="0"/>
      <w:marBottom w:val="0"/>
      <w:divBdr>
        <w:top w:val="none" w:sz="0" w:space="0" w:color="auto"/>
        <w:left w:val="none" w:sz="0" w:space="0" w:color="auto"/>
        <w:bottom w:val="none" w:sz="0" w:space="0" w:color="auto"/>
        <w:right w:val="none" w:sz="0" w:space="0" w:color="auto"/>
      </w:divBdr>
    </w:div>
    <w:div w:id="375665553">
      <w:bodyDiv w:val="1"/>
      <w:marLeft w:val="0"/>
      <w:marRight w:val="0"/>
      <w:marTop w:val="0"/>
      <w:marBottom w:val="0"/>
      <w:divBdr>
        <w:top w:val="none" w:sz="0" w:space="0" w:color="auto"/>
        <w:left w:val="none" w:sz="0" w:space="0" w:color="auto"/>
        <w:bottom w:val="none" w:sz="0" w:space="0" w:color="auto"/>
        <w:right w:val="none" w:sz="0" w:space="0" w:color="auto"/>
      </w:divBdr>
    </w:div>
    <w:div w:id="377507608">
      <w:bodyDiv w:val="1"/>
      <w:marLeft w:val="0"/>
      <w:marRight w:val="0"/>
      <w:marTop w:val="0"/>
      <w:marBottom w:val="0"/>
      <w:divBdr>
        <w:top w:val="none" w:sz="0" w:space="0" w:color="auto"/>
        <w:left w:val="none" w:sz="0" w:space="0" w:color="auto"/>
        <w:bottom w:val="none" w:sz="0" w:space="0" w:color="auto"/>
        <w:right w:val="none" w:sz="0" w:space="0" w:color="auto"/>
      </w:divBdr>
    </w:div>
    <w:div w:id="395738398">
      <w:bodyDiv w:val="1"/>
      <w:marLeft w:val="0"/>
      <w:marRight w:val="0"/>
      <w:marTop w:val="0"/>
      <w:marBottom w:val="0"/>
      <w:divBdr>
        <w:top w:val="none" w:sz="0" w:space="0" w:color="auto"/>
        <w:left w:val="none" w:sz="0" w:space="0" w:color="auto"/>
        <w:bottom w:val="none" w:sz="0" w:space="0" w:color="auto"/>
        <w:right w:val="none" w:sz="0" w:space="0" w:color="auto"/>
      </w:divBdr>
    </w:div>
    <w:div w:id="402337101">
      <w:bodyDiv w:val="1"/>
      <w:marLeft w:val="0"/>
      <w:marRight w:val="0"/>
      <w:marTop w:val="0"/>
      <w:marBottom w:val="0"/>
      <w:divBdr>
        <w:top w:val="none" w:sz="0" w:space="0" w:color="auto"/>
        <w:left w:val="none" w:sz="0" w:space="0" w:color="auto"/>
        <w:bottom w:val="none" w:sz="0" w:space="0" w:color="auto"/>
        <w:right w:val="none" w:sz="0" w:space="0" w:color="auto"/>
      </w:divBdr>
    </w:div>
    <w:div w:id="472059583">
      <w:bodyDiv w:val="1"/>
      <w:marLeft w:val="0"/>
      <w:marRight w:val="0"/>
      <w:marTop w:val="0"/>
      <w:marBottom w:val="0"/>
      <w:divBdr>
        <w:top w:val="none" w:sz="0" w:space="0" w:color="auto"/>
        <w:left w:val="none" w:sz="0" w:space="0" w:color="auto"/>
        <w:bottom w:val="none" w:sz="0" w:space="0" w:color="auto"/>
        <w:right w:val="none" w:sz="0" w:space="0" w:color="auto"/>
      </w:divBdr>
    </w:div>
    <w:div w:id="507210271">
      <w:bodyDiv w:val="1"/>
      <w:marLeft w:val="0"/>
      <w:marRight w:val="0"/>
      <w:marTop w:val="0"/>
      <w:marBottom w:val="0"/>
      <w:divBdr>
        <w:top w:val="none" w:sz="0" w:space="0" w:color="auto"/>
        <w:left w:val="none" w:sz="0" w:space="0" w:color="auto"/>
        <w:bottom w:val="none" w:sz="0" w:space="0" w:color="auto"/>
        <w:right w:val="none" w:sz="0" w:space="0" w:color="auto"/>
      </w:divBdr>
    </w:div>
    <w:div w:id="516430571">
      <w:bodyDiv w:val="1"/>
      <w:marLeft w:val="0"/>
      <w:marRight w:val="0"/>
      <w:marTop w:val="0"/>
      <w:marBottom w:val="0"/>
      <w:divBdr>
        <w:top w:val="none" w:sz="0" w:space="0" w:color="auto"/>
        <w:left w:val="none" w:sz="0" w:space="0" w:color="auto"/>
        <w:bottom w:val="none" w:sz="0" w:space="0" w:color="auto"/>
        <w:right w:val="none" w:sz="0" w:space="0" w:color="auto"/>
      </w:divBdr>
      <w:divsChild>
        <w:div w:id="790829729">
          <w:marLeft w:val="0"/>
          <w:marRight w:val="0"/>
          <w:marTop w:val="0"/>
          <w:marBottom w:val="0"/>
          <w:divBdr>
            <w:top w:val="none" w:sz="0" w:space="0" w:color="auto"/>
            <w:left w:val="none" w:sz="0" w:space="0" w:color="auto"/>
            <w:bottom w:val="none" w:sz="0" w:space="0" w:color="auto"/>
            <w:right w:val="none" w:sz="0" w:space="0" w:color="auto"/>
          </w:divBdr>
        </w:div>
        <w:div w:id="1241476825">
          <w:marLeft w:val="0"/>
          <w:marRight w:val="0"/>
          <w:marTop w:val="0"/>
          <w:marBottom w:val="0"/>
          <w:divBdr>
            <w:top w:val="none" w:sz="0" w:space="0" w:color="auto"/>
            <w:left w:val="none" w:sz="0" w:space="0" w:color="auto"/>
            <w:bottom w:val="none" w:sz="0" w:space="0" w:color="auto"/>
            <w:right w:val="none" w:sz="0" w:space="0" w:color="auto"/>
          </w:divBdr>
        </w:div>
      </w:divsChild>
    </w:div>
    <w:div w:id="535040772">
      <w:bodyDiv w:val="1"/>
      <w:marLeft w:val="0"/>
      <w:marRight w:val="0"/>
      <w:marTop w:val="0"/>
      <w:marBottom w:val="0"/>
      <w:divBdr>
        <w:top w:val="none" w:sz="0" w:space="0" w:color="auto"/>
        <w:left w:val="none" w:sz="0" w:space="0" w:color="auto"/>
        <w:bottom w:val="none" w:sz="0" w:space="0" w:color="auto"/>
        <w:right w:val="none" w:sz="0" w:space="0" w:color="auto"/>
      </w:divBdr>
    </w:div>
    <w:div w:id="546456006">
      <w:bodyDiv w:val="1"/>
      <w:marLeft w:val="0"/>
      <w:marRight w:val="0"/>
      <w:marTop w:val="0"/>
      <w:marBottom w:val="0"/>
      <w:divBdr>
        <w:top w:val="none" w:sz="0" w:space="0" w:color="auto"/>
        <w:left w:val="none" w:sz="0" w:space="0" w:color="auto"/>
        <w:bottom w:val="none" w:sz="0" w:space="0" w:color="auto"/>
        <w:right w:val="none" w:sz="0" w:space="0" w:color="auto"/>
      </w:divBdr>
    </w:div>
    <w:div w:id="546796090">
      <w:bodyDiv w:val="1"/>
      <w:marLeft w:val="0"/>
      <w:marRight w:val="0"/>
      <w:marTop w:val="0"/>
      <w:marBottom w:val="0"/>
      <w:divBdr>
        <w:top w:val="none" w:sz="0" w:space="0" w:color="auto"/>
        <w:left w:val="none" w:sz="0" w:space="0" w:color="auto"/>
        <w:bottom w:val="none" w:sz="0" w:space="0" w:color="auto"/>
        <w:right w:val="none" w:sz="0" w:space="0" w:color="auto"/>
      </w:divBdr>
    </w:div>
    <w:div w:id="551038694">
      <w:bodyDiv w:val="1"/>
      <w:marLeft w:val="0"/>
      <w:marRight w:val="0"/>
      <w:marTop w:val="0"/>
      <w:marBottom w:val="0"/>
      <w:divBdr>
        <w:top w:val="none" w:sz="0" w:space="0" w:color="auto"/>
        <w:left w:val="none" w:sz="0" w:space="0" w:color="auto"/>
        <w:bottom w:val="none" w:sz="0" w:space="0" w:color="auto"/>
        <w:right w:val="none" w:sz="0" w:space="0" w:color="auto"/>
      </w:divBdr>
    </w:div>
    <w:div w:id="584536032">
      <w:bodyDiv w:val="1"/>
      <w:marLeft w:val="0"/>
      <w:marRight w:val="0"/>
      <w:marTop w:val="0"/>
      <w:marBottom w:val="0"/>
      <w:divBdr>
        <w:top w:val="none" w:sz="0" w:space="0" w:color="auto"/>
        <w:left w:val="none" w:sz="0" w:space="0" w:color="auto"/>
        <w:bottom w:val="none" w:sz="0" w:space="0" w:color="auto"/>
        <w:right w:val="none" w:sz="0" w:space="0" w:color="auto"/>
      </w:divBdr>
    </w:div>
    <w:div w:id="609818567">
      <w:bodyDiv w:val="1"/>
      <w:marLeft w:val="0"/>
      <w:marRight w:val="0"/>
      <w:marTop w:val="0"/>
      <w:marBottom w:val="0"/>
      <w:divBdr>
        <w:top w:val="none" w:sz="0" w:space="0" w:color="auto"/>
        <w:left w:val="none" w:sz="0" w:space="0" w:color="auto"/>
        <w:bottom w:val="none" w:sz="0" w:space="0" w:color="auto"/>
        <w:right w:val="none" w:sz="0" w:space="0" w:color="auto"/>
      </w:divBdr>
    </w:div>
    <w:div w:id="612371483">
      <w:bodyDiv w:val="1"/>
      <w:marLeft w:val="0"/>
      <w:marRight w:val="0"/>
      <w:marTop w:val="0"/>
      <w:marBottom w:val="0"/>
      <w:divBdr>
        <w:top w:val="none" w:sz="0" w:space="0" w:color="auto"/>
        <w:left w:val="none" w:sz="0" w:space="0" w:color="auto"/>
        <w:bottom w:val="none" w:sz="0" w:space="0" w:color="auto"/>
        <w:right w:val="none" w:sz="0" w:space="0" w:color="auto"/>
      </w:divBdr>
    </w:div>
    <w:div w:id="629282842">
      <w:bodyDiv w:val="1"/>
      <w:marLeft w:val="0"/>
      <w:marRight w:val="0"/>
      <w:marTop w:val="0"/>
      <w:marBottom w:val="0"/>
      <w:divBdr>
        <w:top w:val="none" w:sz="0" w:space="0" w:color="auto"/>
        <w:left w:val="none" w:sz="0" w:space="0" w:color="auto"/>
        <w:bottom w:val="none" w:sz="0" w:space="0" w:color="auto"/>
        <w:right w:val="none" w:sz="0" w:space="0" w:color="auto"/>
      </w:divBdr>
    </w:div>
    <w:div w:id="635717404">
      <w:bodyDiv w:val="1"/>
      <w:marLeft w:val="0"/>
      <w:marRight w:val="0"/>
      <w:marTop w:val="0"/>
      <w:marBottom w:val="0"/>
      <w:divBdr>
        <w:top w:val="none" w:sz="0" w:space="0" w:color="auto"/>
        <w:left w:val="none" w:sz="0" w:space="0" w:color="auto"/>
        <w:bottom w:val="none" w:sz="0" w:space="0" w:color="auto"/>
        <w:right w:val="none" w:sz="0" w:space="0" w:color="auto"/>
      </w:divBdr>
    </w:div>
    <w:div w:id="644899509">
      <w:bodyDiv w:val="1"/>
      <w:marLeft w:val="0"/>
      <w:marRight w:val="0"/>
      <w:marTop w:val="0"/>
      <w:marBottom w:val="0"/>
      <w:divBdr>
        <w:top w:val="none" w:sz="0" w:space="0" w:color="auto"/>
        <w:left w:val="none" w:sz="0" w:space="0" w:color="auto"/>
        <w:bottom w:val="none" w:sz="0" w:space="0" w:color="auto"/>
        <w:right w:val="none" w:sz="0" w:space="0" w:color="auto"/>
      </w:divBdr>
    </w:div>
    <w:div w:id="695544853">
      <w:bodyDiv w:val="1"/>
      <w:marLeft w:val="0"/>
      <w:marRight w:val="0"/>
      <w:marTop w:val="0"/>
      <w:marBottom w:val="0"/>
      <w:divBdr>
        <w:top w:val="none" w:sz="0" w:space="0" w:color="auto"/>
        <w:left w:val="none" w:sz="0" w:space="0" w:color="auto"/>
        <w:bottom w:val="none" w:sz="0" w:space="0" w:color="auto"/>
        <w:right w:val="none" w:sz="0" w:space="0" w:color="auto"/>
      </w:divBdr>
    </w:div>
    <w:div w:id="722171791">
      <w:bodyDiv w:val="1"/>
      <w:marLeft w:val="0"/>
      <w:marRight w:val="0"/>
      <w:marTop w:val="0"/>
      <w:marBottom w:val="0"/>
      <w:divBdr>
        <w:top w:val="none" w:sz="0" w:space="0" w:color="auto"/>
        <w:left w:val="none" w:sz="0" w:space="0" w:color="auto"/>
        <w:bottom w:val="none" w:sz="0" w:space="0" w:color="auto"/>
        <w:right w:val="none" w:sz="0" w:space="0" w:color="auto"/>
      </w:divBdr>
    </w:div>
    <w:div w:id="773406373">
      <w:bodyDiv w:val="1"/>
      <w:marLeft w:val="0"/>
      <w:marRight w:val="0"/>
      <w:marTop w:val="0"/>
      <w:marBottom w:val="0"/>
      <w:divBdr>
        <w:top w:val="none" w:sz="0" w:space="0" w:color="auto"/>
        <w:left w:val="none" w:sz="0" w:space="0" w:color="auto"/>
        <w:bottom w:val="none" w:sz="0" w:space="0" w:color="auto"/>
        <w:right w:val="none" w:sz="0" w:space="0" w:color="auto"/>
      </w:divBdr>
    </w:div>
    <w:div w:id="790443187">
      <w:bodyDiv w:val="1"/>
      <w:marLeft w:val="0"/>
      <w:marRight w:val="0"/>
      <w:marTop w:val="0"/>
      <w:marBottom w:val="0"/>
      <w:divBdr>
        <w:top w:val="none" w:sz="0" w:space="0" w:color="auto"/>
        <w:left w:val="none" w:sz="0" w:space="0" w:color="auto"/>
        <w:bottom w:val="none" w:sz="0" w:space="0" w:color="auto"/>
        <w:right w:val="none" w:sz="0" w:space="0" w:color="auto"/>
      </w:divBdr>
    </w:div>
    <w:div w:id="800733680">
      <w:bodyDiv w:val="1"/>
      <w:marLeft w:val="0"/>
      <w:marRight w:val="0"/>
      <w:marTop w:val="0"/>
      <w:marBottom w:val="0"/>
      <w:divBdr>
        <w:top w:val="none" w:sz="0" w:space="0" w:color="auto"/>
        <w:left w:val="none" w:sz="0" w:space="0" w:color="auto"/>
        <w:bottom w:val="none" w:sz="0" w:space="0" w:color="auto"/>
        <w:right w:val="none" w:sz="0" w:space="0" w:color="auto"/>
      </w:divBdr>
    </w:div>
    <w:div w:id="847333042">
      <w:bodyDiv w:val="1"/>
      <w:marLeft w:val="0"/>
      <w:marRight w:val="0"/>
      <w:marTop w:val="0"/>
      <w:marBottom w:val="0"/>
      <w:divBdr>
        <w:top w:val="none" w:sz="0" w:space="0" w:color="auto"/>
        <w:left w:val="none" w:sz="0" w:space="0" w:color="auto"/>
        <w:bottom w:val="none" w:sz="0" w:space="0" w:color="auto"/>
        <w:right w:val="none" w:sz="0" w:space="0" w:color="auto"/>
      </w:divBdr>
    </w:div>
    <w:div w:id="848645042">
      <w:bodyDiv w:val="1"/>
      <w:marLeft w:val="0"/>
      <w:marRight w:val="0"/>
      <w:marTop w:val="0"/>
      <w:marBottom w:val="0"/>
      <w:divBdr>
        <w:top w:val="none" w:sz="0" w:space="0" w:color="auto"/>
        <w:left w:val="none" w:sz="0" w:space="0" w:color="auto"/>
        <w:bottom w:val="none" w:sz="0" w:space="0" w:color="auto"/>
        <w:right w:val="none" w:sz="0" w:space="0" w:color="auto"/>
      </w:divBdr>
    </w:div>
    <w:div w:id="888881164">
      <w:bodyDiv w:val="1"/>
      <w:marLeft w:val="0"/>
      <w:marRight w:val="0"/>
      <w:marTop w:val="0"/>
      <w:marBottom w:val="0"/>
      <w:divBdr>
        <w:top w:val="none" w:sz="0" w:space="0" w:color="auto"/>
        <w:left w:val="none" w:sz="0" w:space="0" w:color="auto"/>
        <w:bottom w:val="none" w:sz="0" w:space="0" w:color="auto"/>
        <w:right w:val="none" w:sz="0" w:space="0" w:color="auto"/>
      </w:divBdr>
    </w:div>
    <w:div w:id="889733065">
      <w:bodyDiv w:val="1"/>
      <w:marLeft w:val="0"/>
      <w:marRight w:val="0"/>
      <w:marTop w:val="0"/>
      <w:marBottom w:val="0"/>
      <w:divBdr>
        <w:top w:val="none" w:sz="0" w:space="0" w:color="auto"/>
        <w:left w:val="none" w:sz="0" w:space="0" w:color="auto"/>
        <w:bottom w:val="none" w:sz="0" w:space="0" w:color="auto"/>
        <w:right w:val="none" w:sz="0" w:space="0" w:color="auto"/>
      </w:divBdr>
    </w:div>
    <w:div w:id="898591949">
      <w:bodyDiv w:val="1"/>
      <w:marLeft w:val="0"/>
      <w:marRight w:val="0"/>
      <w:marTop w:val="0"/>
      <w:marBottom w:val="0"/>
      <w:divBdr>
        <w:top w:val="none" w:sz="0" w:space="0" w:color="auto"/>
        <w:left w:val="none" w:sz="0" w:space="0" w:color="auto"/>
        <w:bottom w:val="none" w:sz="0" w:space="0" w:color="auto"/>
        <w:right w:val="none" w:sz="0" w:space="0" w:color="auto"/>
      </w:divBdr>
    </w:div>
    <w:div w:id="909732057">
      <w:bodyDiv w:val="1"/>
      <w:marLeft w:val="0"/>
      <w:marRight w:val="0"/>
      <w:marTop w:val="0"/>
      <w:marBottom w:val="0"/>
      <w:divBdr>
        <w:top w:val="none" w:sz="0" w:space="0" w:color="auto"/>
        <w:left w:val="none" w:sz="0" w:space="0" w:color="auto"/>
        <w:bottom w:val="none" w:sz="0" w:space="0" w:color="auto"/>
        <w:right w:val="none" w:sz="0" w:space="0" w:color="auto"/>
      </w:divBdr>
    </w:div>
    <w:div w:id="932013356">
      <w:bodyDiv w:val="1"/>
      <w:marLeft w:val="0"/>
      <w:marRight w:val="0"/>
      <w:marTop w:val="0"/>
      <w:marBottom w:val="0"/>
      <w:divBdr>
        <w:top w:val="none" w:sz="0" w:space="0" w:color="auto"/>
        <w:left w:val="none" w:sz="0" w:space="0" w:color="auto"/>
        <w:bottom w:val="none" w:sz="0" w:space="0" w:color="auto"/>
        <w:right w:val="none" w:sz="0" w:space="0" w:color="auto"/>
      </w:divBdr>
    </w:div>
    <w:div w:id="959189129">
      <w:bodyDiv w:val="1"/>
      <w:marLeft w:val="0"/>
      <w:marRight w:val="0"/>
      <w:marTop w:val="0"/>
      <w:marBottom w:val="0"/>
      <w:divBdr>
        <w:top w:val="none" w:sz="0" w:space="0" w:color="auto"/>
        <w:left w:val="none" w:sz="0" w:space="0" w:color="auto"/>
        <w:bottom w:val="none" w:sz="0" w:space="0" w:color="auto"/>
        <w:right w:val="none" w:sz="0" w:space="0" w:color="auto"/>
      </w:divBdr>
    </w:div>
    <w:div w:id="969020105">
      <w:bodyDiv w:val="1"/>
      <w:marLeft w:val="0"/>
      <w:marRight w:val="0"/>
      <w:marTop w:val="0"/>
      <w:marBottom w:val="0"/>
      <w:divBdr>
        <w:top w:val="none" w:sz="0" w:space="0" w:color="auto"/>
        <w:left w:val="none" w:sz="0" w:space="0" w:color="auto"/>
        <w:bottom w:val="none" w:sz="0" w:space="0" w:color="auto"/>
        <w:right w:val="none" w:sz="0" w:space="0" w:color="auto"/>
      </w:divBdr>
    </w:div>
    <w:div w:id="1004671989">
      <w:bodyDiv w:val="1"/>
      <w:marLeft w:val="0"/>
      <w:marRight w:val="0"/>
      <w:marTop w:val="0"/>
      <w:marBottom w:val="0"/>
      <w:divBdr>
        <w:top w:val="none" w:sz="0" w:space="0" w:color="auto"/>
        <w:left w:val="none" w:sz="0" w:space="0" w:color="auto"/>
        <w:bottom w:val="none" w:sz="0" w:space="0" w:color="auto"/>
        <w:right w:val="none" w:sz="0" w:space="0" w:color="auto"/>
      </w:divBdr>
    </w:div>
    <w:div w:id="1012951723">
      <w:bodyDiv w:val="1"/>
      <w:marLeft w:val="0"/>
      <w:marRight w:val="0"/>
      <w:marTop w:val="0"/>
      <w:marBottom w:val="0"/>
      <w:divBdr>
        <w:top w:val="none" w:sz="0" w:space="0" w:color="auto"/>
        <w:left w:val="none" w:sz="0" w:space="0" w:color="auto"/>
        <w:bottom w:val="none" w:sz="0" w:space="0" w:color="auto"/>
        <w:right w:val="none" w:sz="0" w:space="0" w:color="auto"/>
      </w:divBdr>
    </w:div>
    <w:div w:id="1020663077">
      <w:bodyDiv w:val="1"/>
      <w:marLeft w:val="0"/>
      <w:marRight w:val="0"/>
      <w:marTop w:val="0"/>
      <w:marBottom w:val="0"/>
      <w:divBdr>
        <w:top w:val="none" w:sz="0" w:space="0" w:color="auto"/>
        <w:left w:val="none" w:sz="0" w:space="0" w:color="auto"/>
        <w:bottom w:val="none" w:sz="0" w:space="0" w:color="auto"/>
        <w:right w:val="none" w:sz="0" w:space="0" w:color="auto"/>
      </w:divBdr>
    </w:div>
    <w:div w:id="1026753603">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50154917">
      <w:bodyDiv w:val="1"/>
      <w:marLeft w:val="0"/>
      <w:marRight w:val="0"/>
      <w:marTop w:val="0"/>
      <w:marBottom w:val="0"/>
      <w:divBdr>
        <w:top w:val="none" w:sz="0" w:space="0" w:color="auto"/>
        <w:left w:val="none" w:sz="0" w:space="0" w:color="auto"/>
        <w:bottom w:val="none" w:sz="0" w:space="0" w:color="auto"/>
        <w:right w:val="none" w:sz="0" w:space="0" w:color="auto"/>
      </w:divBdr>
    </w:div>
    <w:div w:id="1062368349">
      <w:bodyDiv w:val="1"/>
      <w:marLeft w:val="0"/>
      <w:marRight w:val="0"/>
      <w:marTop w:val="0"/>
      <w:marBottom w:val="0"/>
      <w:divBdr>
        <w:top w:val="none" w:sz="0" w:space="0" w:color="auto"/>
        <w:left w:val="none" w:sz="0" w:space="0" w:color="auto"/>
        <w:bottom w:val="none" w:sz="0" w:space="0" w:color="auto"/>
        <w:right w:val="none" w:sz="0" w:space="0" w:color="auto"/>
      </w:divBdr>
      <w:divsChild>
        <w:div w:id="1551499749">
          <w:marLeft w:val="0"/>
          <w:marRight w:val="0"/>
          <w:marTop w:val="0"/>
          <w:marBottom w:val="0"/>
          <w:divBdr>
            <w:top w:val="none" w:sz="0" w:space="0" w:color="auto"/>
            <w:left w:val="none" w:sz="0" w:space="0" w:color="auto"/>
            <w:bottom w:val="none" w:sz="0" w:space="0" w:color="auto"/>
            <w:right w:val="none" w:sz="0" w:space="0" w:color="auto"/>
          </w:divBdr>
          <w:divsChild>
            <w:div w:id="1871452774">
              <w:marLeft w:val="0"/>
              <w:marRight w:val="0"/>
              <w:marTop w:val="0"/>
              <w:marBottom w:val="0"/>
              <w:divBdr>
                <w:top w:val="none" w:sz="0" w:space="0" w:color="auto"/>
                <w:left w:val="none" w:sz="0" w:space="0" w:color="auto"/>
                <w:bottom w:val="none" w:sz="0" w:space="0" w:color="auto"/>
                <w:right w:val="none" w:sz="0" w:space="0" w:color="auto"/>
              </w:divBdr>
              <w:divsChild>
                <w:div w:id="210387065">
                  <w:marLeft w:val="0"/>
                  <w:marRight w:val="0"/>
                  <w:marTop w:val="0"/>
                  <w:marBottom w:val="0"/>
                  <w:divBdr>
                    <w:top w:val="none" w:sz="0" w:space="0" w:color="auto"/>
                    <w:left w:val="none" w:sz="0" w:space="0" w:color="auto"/>
                    <w:bottom w:val="none" w:sz="0" w:space="0" w:color="auto"/>
                    <w:right w:val="none" w:sz="0" w:space="0" w:color="auto"/>
                  </w:divBdr>
                  <w:divsChild>
                    <w:div w:id="1316034542">
                      <w:marLeft w:val="0"/>
                      <w:marRight w:val="0"/>
                      <w:marTop w:val="0"/>
                      <w:marBottom w:val="0"/>
                      <w:divBdr>
                        <w:top w:val="none" w:sz="0" w:space="0" w:color="auto"/>
                        <w:left w:val="none" w:sz="0" w:space="0" w:color="auto"/>
                        <w:bottom w:val="none" w:sz="0" w:space="0" w:color="auto"/>
                        <w:right w:val="none" w:sz="0" w:space="0" w:color="auto"/>
                      </w:divBdr>
                      <w:divsChild>
                        <w:div w:id="1849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612">
          <w:marLeft w:val="0"/>
          <w:marRight w:val="0"/>
          <w:marTop w:val="0"/>
          <w:marBottom w:val="0"/>
          <w:divBdr>
            <w:top w:val="none" w:sz="0" w:space="0" w:color="auto"/>
            <w:left w:val="none" w:sz="0" w:space="0" w:color="auto"/>
            <w:bottom w:val="none" w:sz="0" w:space="0" w:color="auto"/>
            <w:right w:val="none" w:sz="0" w:space="0" w:color="auto"/>
          </w:divBdr>
          <w:divsChild>
            <w:div w:id="1349525479">
              <w:marLeft w:val="0"/>
              <w:marRight w:val="0"/>
              <w:marTop w:val="0"/>
              <w:marBottom w:val="0"/>
              <w:divBdr>
                <w:top w:val="none" w:sz="0" w:space="0" w:color="auto"/>
                <w:left w:val="none" w:sz="0" w:space="0" w:color="auto"/>
                <w:bottom w:val="none" w:sz="0" w:space="0" w:color="auto"/>
                <w:right w:val="none" w:sz="0" w:space="0" w:color="auto"/>
              </w:divBdr>
              <w:divsChild>
                <w:div w:id="740325587">
                  <w:marLeft w:val="0"/>
                  <w:marRight w:val="0"/>
                  <w:marTop w:val="0"/>
                  <w:marBottom w:val="0"/>
                  <w:divBdr>
                    <w:top w:val="none" w:sz="0" w:space="0" w:color="auto"/>
                    <w:left w:val="none" w:sz="0" w:space="0" w:color="auto"/>
                    <w:bottom w:val="none" w:sz="0" w:space="0" w:color="auto"/>
                    <w:right w:val="none" w:sz="0" w:space="0" w:color="auto"/>
                  </w:divBdr>
                  <w:divsChild>
                    <w:div w:id="1656185527">
                      <w:marLeft w:val="0"/>
                      <w:marRight w:val="0"/>
                      <w:marTop w:val="0"/>
                      <w:marBottom w:val="0"/>
                      <w:divBdr>
                        <w:top w:val="none" w:sz="0" w:space="0" w:color="auto"/>
                        <w:left w:val="none" w:sz="0" w:space="0" w:color="auto"/>
                        <w:bottom w:val="none" w:sz="0" w:space="0" w:color="auto"/>
                        <w:right w:val="none" w:sz="0" w:space="0" w:color="auto"/>
                      </w:divBdr>
                      <w:divsChild>
                        <w:div w:id="1989478099">
                          <w:marLeft w:val="0"/>
                          <w:marRight w:val="0"/>
                          <w:marTop w:val="0"/>
                          <w:marBottom w:val="0"/>
                          <w:divBdr>
                            <w:top w:val="none" w:sz="0" w:space="0" w:color="auto"/>
                            <w:left w:val="none" w:sz="0" w:space="0" w:color="auto"/>
                            <w:bottom w:val="none" w:sz="0" w:space="0" w:color="auto"/>
                            <w:right w:val="none" w:sz="0" w:space="0" w:color="auto"/>
                          </w:divBdr>
                          <w:divsChild>
                            <w:div w:id="119957624">
                              <w:marLeft w:val="0"/>
                              <w:marRight w:val="300"/>
                              <w:marTop w:val="180"/>
                              <w:marBottom w:val="0"/>
                              <w:divBdr>
                                <w:top w:val="none" w:sz="0" w:space="0" w:color="auto"/>
                                <w:left w:val="none" w:sz="0" w:space="0" w:color="auto"/>
                                <w:bottom w:val="none" w:sz="0" w:space="0" w:color="auto"/>
                                <w:right w:val="none" w:sz="0" w:space="0" w:color="auto"/>
                              </w:divBdr>
                              <w:divsChild>
                                <w:div w:id="285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259999">
      <w:bodyDiv w:val="1"/>
      <w:marLeft w:val="0"/>
      <w:marRight w:val="0"/>
      <w:marTop w:val="0"/>
      <w:marBottom w:val="0"/>
      <w:divBdr>
        <w:top w:val="none" w:sz="0" w:space="0" w:color="auto"/>
        <w:left w:val="none" w:sz="0" w:space="0" w:color="auto"/>
        <w:bottom w:val="none" w:sz="0" w:space="0" w:color="auto"/>
        <w:right w:val="none" w:sz="0" w:space="0" w:color="auto"/>
      </w:divBdr>
    </w:div>
    <w:div w:id="1084760361">
      <w:bodyDiv w:val="1"/>
      <w:marLeft w:val="0"/>
      <w:marRight w:val="0"/>
      <w:marTop w:val="0"/>
      <w:marBottom w:val="0"/>
      <w:divBdr>
        <w:top w:val="none" w:sz="0" w:space="0" w:color="auto"/>
        <w:left w:val="none" w:sz="0" w:space="0" w:color="auto"/>
        <w:bottom w:val="none" w:sz="0" w:space="0" w:color="auto"/>
        <w:right w:val="none" w:sz="0" w:space="0" w:color="auto"/>
      </w:divBdr>
    </w:div>
    <w:div w:id="1106071795">
      <w:bodyDiv w:val="1"/>
      <w:marLeft w:val="0"/>
      <w:marRight w:val="0"/>
      <w:marTop w:val="0"/>
      <w:marBottom w:val="0"/>
      <w:divBdr>
        <w:top w:val="none" w:sz="0" w:space="0" w:color="auto"/>
        <w:left w:val="none" w:sz="0" w:space="0" w:color="auto"/>
        <w:bottom w:val="none" w:sz="0" w:space="0" w:color="auto"/>
        <w:right w:val="none" w:sz="0" w:space="0" w:color="auto"/>
      </w:divBdr>
    </w:div>
    <w:div w:id="1120801032">
      <w:bodyDiv w:val="1"/>
      <w:marLeft w:val="0"/>
      <w:marRight w:val="0"/>
      <w:marTop w:val="0"/>
      <w:marBottom w:val="0"/>
      <w:divBdr>
        <w:top w:val="none" w:sz="0" w:space="0" w:color="auto"/>
        <w:left w:val="none" w:sz="0" w:space="0" w:color="auto"/>
        <w:bottom w:val="none" w:sz="0" w:space="0" w:color="auto"/>
        <w:right w:val="none" w:sz="0" w:space="0" w:color="auto"/>
      </w:divBdr>
    </w:div>
    <w:div w:id="1123231100">
      <w:bodyDiv w:val="1"/>
      <w:marLeft w:val="0"/>
      <w:marRight w:val="0"/>
      <w:marTop w:val="0"/>
      <w:marBottom w:val="0"/>
      <w:divBdr>
        <w:top w:val="none" w:sz="0" w:space="0" w:color="auto"/>
        <w:left w:val="none" w:sz="0" w:space="0" w:color="auto"/>
        <w:bottom w:val="none" w:sz="0" w:space="0" w:color="auto"/>
        <w:right w:val="none" w:sz="0" w:space="0" w:color="auto"/>
      </w:divBdr>
    </w:div>
    <w:div w:id="1139222056">
      <w:bodyDiv w:val="1"/>
      <w:marLeft w:val="0"/>
      <w:marRight w:val="0"/>
      <w:marTop w:val="0"/>
      <w:marBottom w:val="0"/>
      <w:divBdr>
        <w:top w:val="none" w:sz="0" w:space="0" w:color="auto"/>
        <w:left w:val="none" w:sz="0" w:space="0" w:color="auto"/>
        <w:bottom w:val="none" w:sz="0" w:space="0" w:color="auto"/>
        <w:right w:val="none" w:sz="0" w:space="0" w:color="auto"/>
      </w:divBdr>
    </w:div>
    <w:div w:id="1144468064">
      <w:bodyDiv w:val="1"/>
      <w:marLeft w:val="0"/>
      <w:marRight w:val="0"/>
      <w:marTop w:val="0"/>
      <w:marBottom w:val="0"/>
      <w:divBdr>
        <w:top w:val="none" w:sz="0" w:space="0" w:color="auto"/>
        <w:left w:val="none" w:sz="0" w:space="0" w:color="auto"/>
        <w:bottom w:val="none" w:sz="0" w:space="0" w:color="auto"/>
        <w:right w:val="none" w:sz="0" w:space="0" w:color="auto"/>
      </w:divBdr>
    </w:div>
    <w:div w:id="1172839871">
      <w:bodyDiv w:val="1"/>
      <w:marLeft w:val="0"/>
      <w:marRight w:val="0"/>
      <w:marTop w:val="0"/>
      <w:marBottom w:val="0"/>
      <w:divBdr>
        <w:top w:val="none" w:sz="0" w:space="0" w:color="auto"/>
        <w:left w:val="none" w:sz="0" w:space="0" w:color="auto"/>
        <w:bottom w:val="none" w:sz="0" w:space="0" w:color="auto"/>
        <w:right w:val="none" w:sz="0" w:space="0" w:color="auto"/>
      </w:divBdr>
    </w:div>
    <w:div w:id="1227456473">
      <w:bodyDiv w:val="1"/>
      <w:marLeft w:val="0"/>
      <w:marRight w:val="0"/>
      <w:marTop w:val="0"/>
      <w:marBottom w:val="0"/>
      <w:divBdr>
        <w:top w:val="none" w:sz="0" w:space="0" w:color="auto"/>
        <w:left w:val="none" w:sz="0" w:space="0" w:color="auto"/>
        <w:bottom w:val="none" w:sz="0" w:space="0" w:color="auto"/>
        <w:right w:val="none" w:sz="0" w:space="0" w:color="auto"/>
      </w:divBdr>
    </w:div>
    <w:div w:id="1231574566">
      <w:bodyDiv w:val="1"/>
      <w:marLeft w:val="0"/>
      <w:marRight w:val="0"/>
      <w:marTop w:val="0"/>
      <w:marBottom w:val="0"/>
      <w:divBdr>
        <w:top w:val="none" w:sz="0" w:space="0" w:color="auto"/>
        <w:left w:val="none" w:sz="0" w:space="0" w:color="auto"/>
        <w:bottom w:val="none" w:sz="0" w:space="0" w:color="auto"/>
        <w:right w:val="none" w:sz="0" w:space="0" w:color="auto"/>
      </w:divBdr>
    </w:div>
    <w:div w:id="1325166724">
      <w:bodyDiv w:val="1"/>
      <w:marLeft w:val="0"/>
      <w:marRight w:val="0"/>
      <w:marTop w:val="0"/>
      <w:marBottom w:val="0"/>
      <w:divBdr>
        <w:top w:val="none" w:sz="0" w:space="0" w:color="auto"/>
        <w:left w:val="none" w:sz="0" w:space="0" w:color="auto"/>
        <w:bottom w:val="none" w:sz="0" w:space="0" w:color="auto"/>
        <w:right w:val="none" w:sz="0" w:space="0" w:color="auto"/>
      </w:divBdr>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66442171">
      <w:bodyDiv w:val="1"/>
      <w:marLeft w:val="0"/>
      <w:marRight w:val="0"/>
      <w:marTop w:val="0"/>
      <w:marBottom w:val="0"/>
      <w:divBdr>
        <w:top w:val="none" w:sz="0" w:space="0" w:color="auto"/>
        <w:left w:val="none" w:sz="0" w:space="0" w:color="auto"/>
        <w:bottom w:val="none" w:sz="0" w:space="0" w:color="auto"/>
        <w:right w:val="none" w:sz="0" w:space="0" w:color="auto"/>
      </w:divBdr>
    </w:div>
    <w:div w:id="1385526617">
      <w:bodyDiv w:val="1"/>
      <w:marLeft w:val="0"/>
      <w:marRight w:val="0"/>
      <w:marTop w:val="0"/>
      <w:marBottom w:val="0"/>
      <w:divBdr>
        <w:top w:val="none" w:sz="0" w:space="0" w:color="auto"/>
        <w:left w:val="none" w:sz="0" w:space="0" w:color="auto"/>
        <w:bottom w:val="none" w:sz="0" w:space="0" w:color="auto"/>
        <w:right w:val="none" w:sz="0" w:space="0" w:color="auto"/>
      </w:divBdr>
    </w:div>
    <w:div w:id="1491748829">
      <w:bodyDiv w:val="1"/>
      <w:marLeft w:val="0"/>
      <w:marRight w:val="0"/>
      <w:marTop w:val="0"/>
      <w:marBottom w:val="0"/>
      <w:divBdr>
        <w:top w:val="none" w:sz="0" w:space="0" w:color="auto"/>
        <w:left w:val="none" w:sz="0" w:space="0" w:color="auto"/>
        <w:bottom w:val="none" w:sz="0" w:space="0" w:color="auto"/>
        <w:right w:val="none" w:sz="0" w:space="0" w:color="auto"/>
      </w:divBdr>
    </w:div>
    <w:div w:id="1508593592">
      <w:bodyDiv w:val="1"/>
      <w:marLeft w:val="0"/>
      <w:marRight w:val="0"/>
      <w:marTop w:val="0"/>
      <w:marBottom w:val="0"/>
      <w:divBdr>
        <w:top w:val="none" w:sz="0" w:space="0" w:color="auto"/>
        <w:left w:val="none" w:sz="0" w:space="0" w:color="auto"/>
        <w:bottom w:val="none" w:sz="0" w:space="0" w:color="auto"/>
        <w:right w:val="none" w:sz="0" w:space="0" w:color="auto"/>
      </w:divBdr>
    </w:div>
    <w:div w:id="1523671157">
      <w:bodyDiv w:val="1"/>
      <w:marLeft w:val="0"/>
      <w:marRight w:val="0"/>
      <w:marTop w:val="0"/>
      <w:marBottom w:val="0"/>
      <w:divBdr>
        <w:top w:val="none" w:sz="0" w:space="0" w:color="auto"/>
        <w:left w:val="none" w:sz="0" w:space="0" w:color="auto"/>
        <w:bottom w:val="none" w:sz="0" w:space="0" w:color="auto"/>
        <w:right w:val="none" w:sz="0" w:space="0" w:color="auto"/>
      </w:divBdr>
    </w:div>
    <w:div w:id="1572885150">
      <w:bodyDiv w:val="1"/>
      <w:marLeft w:val="0"/>
      <w:marRight w:val="0"/>
      <w:marTop w:val="0"/>
      <w:marBottom w:val="0"/>
      <w:divBdr>
        <w:top w:val="none" w:sz="0" w:space="0" w:color="auto"/>
        <w:left w:val="none" w:sz="0" w:space="0" w:color="auto"/>
        <w:bottom w:val="none" w:sz="0" w:space="0" w:color="auto"/>
        <w:right w:val="none" w:sz="0" w:space="0" w:color="auto"/>
      </w:divBdr>
    </w:div>
    <w:div w:id="1603224352">
      <w:bodyDiv w:val="1"/>
      <w:marLeft w:val="0"/>
      <w:marRight w:val="0"/>
      <w:marTop w:val="0"/>
      <w:marBottom w:val="0"/>
      <w:divBdr>
        <w:top w:val="none" w:sz="0" w:space="0" w:color="auto"/>
        <w:left w:val="none" w:sz="0" w:space="0" w:color="auto"/>
        <w:bottom w:val="none" w:sz="0" w:space="0" w:color="auto"/>
        <w:right w:val="none" w:sz="0" w:space="0" w:color="auto"/>
      </w:divBdr>
    </w:div>
    <w:div w:id="1631519407">
      <w:bodyDiv w:val="1"/>
      <w:marLeft w:val="0"/>
      <w:marRight w:val="0"/>
      <w:marTop w:val="0"/>
      <w:marBottom w:val="0"/>
      <w:divBdr>
        <w:top w:val="none" w:sz="0" w:space="0" w:color="auto"/>
        <w:left w:val="none" w:sz="0" w:space="0" w:color="auto"/>
        <w:bottom w:val="none" w:sz="0" w:space="0" w:color="auto"/>
        <w:right w:val="none" w:sz="0" w:space="0" w:color="auto"/>
      </w:divBdr>
    </w:div>
    <w:div w:id="1696348225">
      <w:bodyDiv w:val="1"/>
      <w:marLeft w:val="0"/>
      <w:marRight w:val="0"/>
      <w:marTop w:val="0"/>
      <w:marBottom w:val="0"/>
      <w:divBdr>
        <w:top w:val="none" w:sz="0" w:space="0" w:color="auto"/>
        <w:left w:val="none" w:sz="0" w:space="0" w:color="auto"/>
        <w:bottom w:val="none" w:sz="0" w:space="0" w:color="auto"/>
        <w:right w:val="none" w:sz="0" w:space="0" w:color="auto"/>
      </w:divBdr>
    </w:div>
    <w:div w:id="1698776549">
      <w:bodyDiv w:val="1"/>
      <w:marLeft w:val="0"/>
      <w:marRight w:val="0"/>
      <w:marTop w:val="0"/>
      <w:marBottom w:val="0"/>
      <w:divBdr>
        <w:top w:val="none" w:sz="0" w:space="0" w:color="auto"/>
        <w:left w:val="none" w:sz="0" w:space="0" w:color="auto"/>
        <w:bottom w:val="none" w:sz="0" w:space="0" w:color="auto"/>
        <w:right w:val="none" w:sz="0" w:space="0" w:color="auto"/>
      </w:divBdr>
    </w:div>
    <w:div w:id="1705908849">
      <w:bodyDiv w:val="1"/>
      <w:marLeft w:val="0"/>
      <w:marRight w:val="0"/>
      <w:marTop w:val="0"/>
      <w:marBottom w:val="0"/>
      <w:divBdr>
        <w:top w:val="none" w:sz="0" w:space="0" w:color="auto"/>
        <w:left w:val="none" w:sz="0" w:space="0" w:color="auto"/>
        <w:bottom w:val="none" w:sz="0" w:space="0" w:color="auto"/>
        <w:right w:val="none" w:sz="0" w:space="0" w:color="auto"/>
      </w:divBdr>
    </w:div>
    <w:div w:id="1721860000">
      <w:bodyDiv w:val="1"/>
      <w:marLeft w:val="0"/>
      <w:marRight w:val="0"/>
      <w:marTop w:val="0"/>
      <w:marBottom w:val="0"/>
      <w:divBdr>
        <w:top w:val="none" w:sz="0" w:space="0" w:color="auto"/>
        <w:left w:val="none" w:sz="0" w:space="0" w:color="auto"/>
        <w:bottom w:val="none" w:sz="0" w:space="0" w:color="auto"/>
        <w:right w:val="none" w:sz="0" w:space="0" w:color="auto"/>
      </w:divBdr>
    </w:div>
    <w:div w:id="1729261122">
      <w:bodyDiv w:val="1"/>
      <w:marLeft w:val="0"/>
      <w:marRight w:val="0"/>
      <w:marTop w:val="0"/>
      <w:marBottom w:val="0"/>
      <w:divBdr>
        <w:top w:val="none" w:sz="0" w:space="0" w:color="auto"/>
        <w:left w:val="none" w:sz="0" w:space="0" w:color="auto"/>
        <w:bottom w:val="none" w:sz="0" w:space="0" w:color="auto"/>
        <w:right w:val="none" w:sz="0" w:space="0" w:color="auto"/>
      </w:divBdr>
    </w:div>
    <w:div w:id="1759324674">
      <w:bodyDiv w:val="1"/>
      <w:marLeft w:val="0"/>
      <w:marRight w:val="0"/>
      <w:marTop w:val="0"/>
      <w:marBottom w:val="0"/>
      <w:divBdr>
        <w:top w:val="none" w:sz="0" w:space="0" w:color="auto"/>
        <w:left w:val="none" w:sz="0" w:space="0" w:color="auto"/>
        <w:bottom w:val="none" w:sz="0" w:space="0" w:color="auto"/>
        <w:right w:val="none" w:sz="0" w:space="0" w:color="auto"/>
      </w:divBdr>
    </w:div>
    <w:div w:id="1805272668">
      <w:bodyDiv w:val="1"/>
      <w:marLeft w:val="0"/>
      <w:marRight w:val="0"/>
      <w:marTop w:val="0"/>
      <w:marBottom w:val="0"/>
      <w:divBdr>
        <w:top w:val="none" w:sz="0" w:space="0" w:color="auto"/>
        <w:left w:val="none" w:sz="0" w:space="0" w:color="auto"/>
        <w:bottom w:val="none" w:sz="0" w:space="0" w:color="auto"/>
        <w:right w:val="none" w:sz="0" w:space="0" w:color="auto"/>
      </w:divBdr>
    </w:div>
    <w:div w:id="1827741863">
      <w:bodyDiv w:val="1"/>
      <w:marLeft w:val="0"/>
      <w:marRight w:val="0"/>
      <w:marTop w:val="0"/>
      <w:marBottom w:val="0"/>
      <w:divBdr>
        <w:top w:val="none" w:sz="0" w:space="0" w:color="auto"/>
        <w:left w:val="none" w:sz="0" w:space="0" w:color="auto"/>
        <w:bottom w:val="none" w:sz="0" w:space="0" w:color="auto"/>
        <w:right w:val="none" w:sz="0" w:space="0" w:color="auto"/>
      </w:divBdr>
      <w:divsChild>
        <w:div w:id="100152129">
          <w:marLeft w:val="0"/>
          <w:marRight w:val="0"/>
          <w:marTop w:val="0"/>
          <w:marBottom w:val="0"/>
          <w:divBdr>
            <w:top w:val="none" w:sz="0" w:space="0" w:color="auto"/>
            <w:left w:val="none" w:sz="0" w:space="0" w:color="auto"/>
            <w:bottom w:val="none" w:sz="0" w:space="0" w:color="auto"/>
            <w:right w:val="none" w:sz="0" w:space="0" w:color="auto"/>
          </w:divBdr>
          <w:divsChild>
            <w:div w:id="987829523">
              <w:marLeft w:val="0"/>
              <w:marRight w:val="0"/>
              <w:marTop w:val="0"/>
              <w:marBottom w:val="0"/>
              <w:divBdr>
                <w:top w:val="none" w:sz="0" w:space="0" w:color="auto"/>
                <w:left w:val="none" w:sz="0" w:space="0" w:color="auto"/>
                <w:bottom w:val="none" w:sz="0" w:space="0" w:color="auto"/>
                <w:right w:val="none" w:sz="0" w:space="0" w:color="auto"/>
              </w:divBdr>
              <w:divsChild>
                <w:div w:id="1527674589">
                  <w:marLeft w:val="0"/>
                  <w:marRight w:val="0"/>
                  <w:marTop w:val="0"/>
                  <w:marBottom w:val="0"/>
                  <w:divBdr>
                    <w:top w:val="none" w:sz="0" w:space="0" w:color="auto"/>
                    <w:left w:val="none" w:sz="0" w:space="0" w:color="auto"/>
                    <w:bottom w:val="none" w:sz="0" w:space="0" w:color="auto"/>
                    <w:right w:val="none" w:sz="0" w:space="0" w:color="auto"/>
                  </w:divBdr>
                  <w:divsChild>
                    <w:div w:id="352651924">
                      <w:marLeft w:val="0"/>
                      <w:marRight w:val="0"/>
                      <w:marTop w:val="0"/>
                      <w:marBottom w:val="0"/>
                      <w:divBdr>
                        <w:top w:val="none" w:sz="0" w:space="0" w:color="auto"/>
                        <w:left w:val="none" w:sz="0" w:space="0" w:color="auto"/>
                        <w:bottom w:val="none" w:sz="0" w:space="0" w:color="auto"/>
                        <w:right w:val="none" w:sz="0" w:space="0" w:color="auto"/>
                      </w:divBdr>
                      <w:divsChild>
                        <w:div w:id="766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122">
          <w:marLeft w:val="0"/>
          <w:marRight w:val="0"/>
          <w:marTop w:val="0"/>
          <w:marBottom w:val="0"/>
          <w:divBdr>
            <w:top w:val="none" w:sz="0" w:space="0" w:color="auto"/>
            <w:left w:val="none" w:sz="0" w:space="0" w:color="auto"/>
            <w:bottom w:val="none" w:sz="0" w:space="0" w:color="auto"/>
            <w:right w:val="none" w:sz="0" w:space="0" w:color="auto"/>
          </w:divBdr>
          <w:divsChild>
            <w:div w:id="1837842589">
              <w:marLeft w:val="0"/>
              <w:marRight w:val="0"/>
              <w:marTop w:val="0"/>
              <w:marBottom w:val="0"/>
              <w:divBdr>
                <w:top w:val="none" w:sz="0" w:space="0" w:color="auto"/>
                <w:left w:val="none" w:sz="0" w:space="0" w:color="auto"/>
                <w:bottom w:val="none" w:sz="0" w:space="0" w:color="auto"/>
                <w:right w:val="none" w:sz="0" w:space="0" w:color="auto"/>
              </w:divBdr>
              <w:divsChild>
                <w:div w:id="99574557">
                  <w:marLeft w:val="0"/>
                  <w:marRight w:val="0"/>
                  <w:marTop w:val="0"/>
                  <w:marBottom w:val="0"/>
                  <w:divBdr>
                    <w:top w:val="none" w:sz="0" w:space="0" w:color="auto"/>
                    <w:left w:val="none" w:sz="0" w:space="0" w:color="auto"/>
                    <w:bottom w:val="none" w:sz="0" w:space="0" w:color="auto"/>
                    <w:right w:val="none" w:sz="0" w:space="0" w:color="auto"/>
                  </w:divBdr>
                  <w:divsChild>
                    <w:div w:id="685985250">
                      <w:marLeft w:val="0"/>
                      <w:marRight w:val="0"/>
                      <w:marTop w:val="0"/>
                      <w:marBottom w:val="0"/>
                      <w:divBdr>
                        <w:top w:val="none" w:sz="0" w:space="0" w:color="auto"/>
                        <w:left w:val="none" w:sz="0" w:space="0" w:color="auto"/>
                        <w:bottom w:val="none" w:sz="0" w:space="0" w:color="auto"/>
                        <w:right w:val="none" w:sz="0" w:space="0" w:color="auto"/>
                      </w:divBdr>
                      <w:divsChild>
                        <w:div w:id="562065780">
                          <w:marLeft w:val="0"/>
                          <w:marRight w:val="0"/>
                          <w:marTop w:val="0"/>
                          <w:marBottom w:val="0"/>
                          <w:divBdr>
                            <w:top w:val="none" w:sz="0" w:space="0" w:color="auto"/>
                            <w:left w:val="none" w:sz="0" w:space="0" w:color="auto"/>
                            <w:bottom w:val="none" w:sz="0" w:space="0" w:color="auto"/>
                            <w:right w:val="none" w:sz="0" w:space="0" w:color="auto"/>
                          </w:divBdr>
                          <w:divsChild>
                            <w:div w:id="1058943100">
                              <w:marLeft w:val="0"/>
                              <w:marRight w:val="300"/>
                              <w:marTop w:val="180"/>
                              <w:marBottom w:val="0"/>
                              <w:divBdr>
                                <w:top w:val="none" w:sz="0" w:space="0" w:color="auto"/>
                                <w:left w:val="none" w:sz="0" w:space="0" w:color="auto"/>
                                <w:bottom w:val="none" w:sz="0" w:space="0" w:color="auto"/>
                                <w:right w:val="none" w:sz="0" w:space="0" w:color="auto"/>
                              </w:divBdr>
                              <w:divsChild>
                                <w:div w:id="2142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07846">
      <w:bodyDiv w:val="1"/>
      <w:marLeft w:val="0"/>
      <w:marRight w:val="0"/>
      <w:marTop w:val="0"/>
      <w:marBottom w:val="0"/>
      <w:divBdr>
        <w:top w:val="none" w:sz="0" w:space="0" w:color="auto"/>
        <w:left w:val="none" w:sz="0" w:space="0" w:color="auto"/>
        <w:bottom w:val="none" w:sz="0" w:space="0" w:color="auto"/>
        <w:right w:val="none" w:sz="0" w:space="0" w:color="auto"/>
      </w:divBdr>
    </w:div>
    <w:div w:id="1920944426">
      <w:bodyDiv w:val="1"/>
      <w:marLeft w:val="0"/>
      <w:marRight w:val="0"/>
      <w:marTop w:val="0"/>
      <w:marBottom w:val="0"/>
      <w:divBdr>
        <w:top w:val="none" w:sz="0" w:space="0" w:color="auto"/>
        <w:left w:val="none" w:sz="0" w:space="0" w:color="auto"/>
        <w:bottom w:val="none" w:sz="0" w:space="0" w:color="auto"/>
        <w:right w:val="none" w:sz="0" w:space="0" w:color="auto"/>
      </w:divBdr>
      <w:divsChild>
        <w:div w:id="239413061">
          <w:marLeft w:val="0"/>
          <w:marRight w:val="0"/>
          <w:marTop w:val="0"/>
          <w:marBottom w:val="0"/>
          <w:divBdr>
            <w:top w:val="none" w:sz="0" w:space="0" w:color="auto"/>
            <w:left w:val="none" w:sz="0" w:space="0" w:color="auto"/>
            <w:bottom w:val="none" w:sz="0" w:space="0" w:color="auto"/>
            <w:right w:val="none" w:sz="0" w:space="0" w:color="auto"/>
          </w:divBdr>
        </w:div>
        <w:div w:id="158618336">
          <w:marLeft w:val="0"/>
          <w:marRight w:val="0"/>
          <w:marTop w:val="0"/>
          <w:marBottom w:val="0"/>
          <w:divBdr>
            <w:top w:val="none" w:sz="0" w:space="0" w:color="auto"/>
            <w:left w:val="none" w:sz="0" w:space="0" w:color="auto"/>
            <w:bottom w:val="none" w:sz="0" w:space="0" w:color="auto"/>
            <w:right w:val="none" w:sz="0" w:space="0" w:color="auto"/>
          </w:divBdr>
        </w:div>
      </w:divsChild>
    </w:div>
    <w:div w:id="1933007160">
      <w:bodyDiv w:val="1"/>
      <w:marLeft w:val="0"/>
      <w:marRight w:val="0"/>
      <w:marTop w:val="0"/>
      <w:marBottom w:val="0"/>
      <w:divBdr>
        <w:top w:val="none" w:sz="0" w:space="0" w:color="auto"/>
        <w:left w:val="none" w:sz="0" w:space="0" w:color="auto"/>
        <w:bottom w:val="none" w:sz="0" w:space="0" w:color="auto"/>
        <w:right w:val="none" w:sz="0" w:space="0" w:color="auto"/>
      </w:divBdr>
    </w:div>
    <w:div w:id="1935937922">
      <w:bodyDiv w:val="1"/>
      <w:marLeft w:val="0"/>
      <w:marRight w:val="0"/>
      <w:marTop w:val="0"/>
      <w:marBottom w:val="0"/>
      <w:divBdr>
        <w:top w:val="none" w:sz="0" w:space="0" w:color="auto"/>
        <w:left w:val="none" w:sz="0" w:space="0" w:color="auto"/>
        <w:bottom w:val="none" w:sz="0" w:space="0" w:color="auto"/>
        <w:right w:val="none" w:sz="0" w:space="0" w:color="auto"/>
      </w:divBdr>
    </w:div>
    <w:div w:id="1943028970">
      <w:bodyDiv w:val="1"/>
      <w:marLeft w:val="0"/>
      <w:marRight w:val="0"/>
      <w:marTop w:val="0"/>
      <w:marBottom w:val="0"/>
      <w:divBdr>
        <w:top w:val="none" w:sz="0" w:space="0" w:color="auto"/>
        <w:left w:val="none" w:sz="0" w:space="0" w:color="auto"/>
        <w:bottom w:val="none" w:sz="0" w:space="0" w:color="auto"/>
        <w:right w:val="none" w:sz="0" w:space="0" w:color="auto"/>
      </w:divBdr>
    </w:div>
    <w:div w:id="1959871648">
      <w:bodyDiv w:val="1"/>
      <w:marLeft w:val="0"/>
      <w:marRight w:val="0"/>
      <w:marTop w:val="0"/>
      <w:marBottom w:val="0"/>
      <w:divBdr>
        <w:top w:val="none" w:sz="0" w:space="0" w:color="auto"/>
        <w:left w:val="none" w:sz="0" w:space="0" w:color="auto"/>
        <w:bottom w:val="none" w:sz="0" w:space="0" w:color="auto"/>
        <w:right w:val="none" w:sz="0" w:space="0" w:color="auto"/>
      </w:divBdr>
    </w:div>
    <w:div w:id="1961301198">
      <w:bodyDiv w:val="1"/>
      <w:marLeft w:val="0"/>
      <w:marRight w:val="0"/>
      <w:marTop w:val="0"/>
      <w:marBottom w:val="0"/>
      <w:divBdr>
        <w:top w:val="none" w:sz="0" w:space="0" w:color="auto"/>
        <w:left w:val="none" w:sz="0" w:space="0" w:color="auto"/>
        <w:bottom w:val="none" w:sz="0" w:space="0" w:color="auto"/>
        <w:right w:val="none" w:sz="0" w:space="0" w:color="auto"/>
      </w:divBdr>
    </w:div>
    <w:div w:id="1963611991">
      <w:bodyDiv w:val="1"/>
      <w:marLeft w:val="0"/>
      <w:marRight w:val="0"/>
      <w:marTop w:val="0"/>
      <w:marBottom w:val="0"/>
      <w:divBdr>
        <w:top w:val="none" w:sz="0" w:space="0" w:color="auto"/>
        <w:left w:val="none" w:sz="0" w:space="0" w:color="auto"/>
        <w:bottom w:val="none" w:sz="0" w:space="0" w:color="auto"/>
        <w:right w:val="none" w:sz="0" w:space="0" w:color="auto"/>
      </w:divBdr>
      <w:divsChild>
        <w:div w:id="619530268">
          <w:marLeft w:val="0"/>
          <w:marRight w:val="0"/>
          <w:marTop w:val="0"/>
          <w:marBottom w:val="0"/>
          <w:divBdr>
            <w:top w:val="none" w:sz="0" w:space="0" w:color="auto"/>
            <w:left w:val="none" w:sz="0" w:space="0" w:color="auto"/>
            <w:bottom w:val="none" w:sz="0" w:space="0" w:color="auto"/>
            <w:right w:val="none" w:sz="0" w:space="0" w:color="auto"/>
          </w:divBdr>
        </w:div>
        <w:div w:id="1260065167">
          <w:marLeft w:val="0"/>
          <w:marRight w:val="0"/>
          <w:marTop w:val="0"/>
          <w:marBottom w:val="0"/>
          <w:divBdr>
            <w:top w:val="none" w:sz="0" w:space="0" w:color="auto"/>
            <w:left w:val="none" w:sz="0" w:space="0" w:color="auto"/>
            <w:bottom w:val="none" w:sz="0" w:space="0" w:color="auto"/>
            <w:right w:val="none" w:sz="0" w:space="0" w:color="auto"/>
          </w:divBdr>
        </w:div>
      </w:divsChild>
    </w:div>
    <w:div w:id="2037809133">
      <w:bodyDiv w:val="1"/>
      <w:marLeft w:val="0"/>
      <w:marRight w:val="0"/>
      <w:marTop w:val="0"/>
      <w:marBottom w:val="0"/>
      <w:divBdr>
        <w:top w:val="none" w:sz="0" w:space="0" w:color="auto"/>
        <w:left w:val="none" w:sz="0" w:space="0" w:color="auto"/>
        <w:bottom w:val="none" w:sz="0" w:space="0" w:color="auto"/>
        <w:right w:val="none" w:sz="0" w:space="0" w:color="auto"/>
      </w:divBdr>
    </w:div>
    <w:div w:id="2101489354">
      <w:bodyDiv w:val="1"/>
      <w:marLeft w:val="0"/>
      <w:marRight w:val="0"/>
      <w:marTop w:val="0"/>
      <w:marBottom w:val="0"/>
      <w:divBdr>
        <w:top w:val="none" w:sz="0" w:space="0" w:color="auto"/>
        <w:left w:val="none" w:sz="0" w:space="0" w:color="auto"/>
        <w:bottom w:val="none" w:sz="0" w:space="0" w:color="auto"/>
        <w:right w:val="none" w:sz="0" w:space="0" w:color="auto"/>
      </w:divBdr>
    </w:div>
    <w:div w:id="2103258097">
      <w:bodyDiv w:val="1"/>
      <w:marLeft w:val="0"/>
      <w:marRight w:val="0"/>
      <w:marTop w:val="0"/>
      <w:marBottom w:val="0"/>
      <w:divBdr>
        <w:top w:val="none" w:sz="0" w:space="0" w:color="auto"/>
        <w:left w:val="none" w:sz="0" w:space="0" w:color="auto"/>
        <w:bottom w:val="none" w:sz="0" w:space="0" w:color="auto"/>
        <w:right w:val="none" w:sz="0" w:space="0" w:color="auto"/>
      </w:divBdr>
      <w:divsChild>
        <w:div w:id="387340136">
          <w:marLeft w:val="0"/>
          <w:marRight w:val="0"/>
          <w:marTop w:val="0"/>
          <w:marBottom w:val="0"/>
          <w:divBdr>
            <w:top w:val="none" w:sz="0" w:space="0" w:color="auto"/>
            <w:left w:val="none" w:sz="0" w:space="0" w:color="auto"/>
            <w:bottom w:val="none" w:sz="0" w:space="0" w:color="auto"/>
            <w:right w:val="none" w:sz="0" w:space="0" w:color="auto"/>
          </w:divBdr>
          <w:divsChild>
            <w:div w:id="1067459704">
              <w:marLeft w:val="0"/>
              <w:marRight w:val="0"/>
              <w:marTop w:val="0"/>
              <w:marBottom w:val="0"/>
              <w:divBdr>
                <w:top w:val="none" w:sz="0" w:space="0" w:color="auto"/>
                <w:left w:val="none" w:sz="0" w:space="0" w:color="auto"/>
                <w:bottom w:val="none" w:sz="0" w:space="0" w:color="auto"/>
                <w:right w:val="none" w:sz="0" w:space="0" w:color="auto"/>
              </w:divBdr>
              <w:divsChild>
                <w:div w:id="2090999048">
                  <w:marLeft w:val="0"/>
                  <w:marRight w:val="0"/>
                  <w:marTop w:val="0"/>
                  <w:marBottom w:val="0"/>
                  <w:divBdr>
                    <w:top w:val="none" w:sz="0" w:space="0" w:color="auto"/>
                    <w:left w:val="none" w:sz="0" w:space="0" w:color="auto"/>
                    <w:bottom w:val="none" w:sz="0" w:space="0" w:color="auto"/>
                    <w:right w:val="none" w:sz="0" w:space="0" w:color="auto"/>
                  </w:divBdr>
                  <w:divsChild>
                    <w:div w:id="1034963406">
                      <w:marLeft w:val="0"/>
                      <w:marRight w:val="0"/>
                      <w:marTop w:val="0"/>
                      <w:marBottom w:val="0"/>
                      <w:divBdr>
                        <w:top w:val="none" w:sz="0" w:space="0" w:color="auto"/>
                        <w:left w:val="none" w:sz="0" w:space="0" w:color="auto"/>
                        <w:bottom w:val="none" w:sz="0" w:space="0" w:color="auto"/>
                        <w:right w:val="none" w:sz="0" w:space="0" w:color="auto"/>
                      </w:divBdr>
                      <w:divsChild>
                        <w:div w:id="497885822">
                          <w:marLeft w:val="0"/>
                          <w:marRight w:val="0"/>
                          <w:marTop w:val="0"/>
                          <w:marBottom w:val="0"/>
                          <w:divBdr>
                            <w:top w:val="none" w:sz="0" w:space="0" w:color="auto"/>
                            <w:left w:val="none" w:sz="0" w:space="0" w:color="auto"/>
                            <w:bottom w:val="none" w:sz="0" w:space="0" w:color="auto"/>
                            <w:right w:val="none" w:sz="0" w:space="0" w:color="auto"/>
                          </w:divBdr>
                          <w:divsChild>
                            <w:div w:id="1466048572">
                              <w:marLeft w:val="0"/>
                              <w:marRight w:val="300"/>
                              <w:marTop w:val="180"/>
                              <w:marBottom w:val="0"/>
                              <w:divBdr>
                                <w:top w:val="none" w:sz="0" w:space="0" w:color="auto"/>
                                <w:left w:val="none" w:sz="0" w:space="0" w:color="auto"/>
                                <w:bottom w:val="none" w:sz="0" w:space="0" w:color="auto"/>
                                <w:right w:val="none" w:sz="0" w:space="0" w:color="auto"/>
                              </w:divBdr>
                              <w:divsChild>
                                <w:div w:id="482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2439">
          <w:marLeft w:val="0"/>
          <w:marRight w:val="0"/>
          <w:marTop w:val="0"/>
          <w:marBottom w:val="0"/>
          <w:divBdr>
            <w:top w:val="none" w:sz="0" w:space="0" w:color="auto"/>
            <w:left w:val="none" w:sz="0" w:space="0" w:color="auto"/>
            <w:bottom w:val="none" w:sz="0" w:space="0" w:color="auto"/>
            <w:right w:val="none" w:sz="0" w:space="0" w:color="auto"/>
          </w:divBdr>
          <w:divsChild>
            <w:div w:id="1888298806">
              <w:marLeft w:val="0"/>
              <w:marRight w:val="0"/>
              <w:marTop w:val="0"/>
              <w:marBottom w:val="0"/>
              <w:divBdr>
                <w:top w:val="none" w:sz="0" w:space="0" w:color="auto"/>
                <w:left w:val="none" w:sz="0" w:space="0" w:color="auto"/>
                <w:bottom w:val="none" w:sz="0" w:space="0" w:color="auto"/>
                <w:right w:val="none" w:sz="0" w:space="0" w:color="auto"/>
              </w:divBdr>
              <w:divsChild>
                <w:div w:id="1625890851">
                  <w:marLeft w:val="0"/>
                  <w:marRight w:val="0"/>
                  <w:marTop w:val="0"/>
                  <w:marBottom w:val="0"/>
                  <w:divBdr>
                    <w:top w:val="none" w:sz="0" w:space="0" w:color="auto"/>
                    <w:left w:val="none" w:sz="0" w:space="0" w:color="auto"/>
                    <w:bottom w:val="none" w:sz="0" w:space="0" w:color="auto"/>
                    <w:right w:val="none" w:sz="0" w:space="0" w:color="auto"/>
                  </w:divBdr>
                  <w:divsChild>
                    <w:div w:id="413672523">
                      <w:marLeft w:val="0"/>
                      <w:marRight w:val="0"/>
                      <w:marTop w:val="0"/>
                      <w:marBottom w:val="0"/>
                      <w:divBdr>
                        <w:top w:val="none" w:sz="0" w:space="0" w:color="auto"/>
                        <w:left w:val="none" w:sz="0" w:space="0" w:color="auto"/>
                        <w:bottom w:val="none" w:sz="0" w:space="0" w:color="auto"/>
                        <w:right w:val="none" w:sz="0" w:space="0" w:color="auto"/>
                      </w:divBdr>
                      <w:divsChild>
                        <w:div w:id="1246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7/978-3-662-02691-5"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ThiagueraBarao/master_degree"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investing.com/currencies/usd-brl-historical-dat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r.investing.com/economic-calendar/brazilian-cpi-410" TargetMode="External"/><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4EC09-9911-493A-BBC3-D3DA6AB2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42</Pages>
  <Words>18700</Words>
  <Characters>100984</Characters>
  <Application>Microsoft Office Word</Application>
  <DocSecurity>0</DocSecurity>
  <Lines>841</Lines>
  <Paragraphs>238</Paragraphs>
  <ScaleCrop>false</ScaleCrop>
  <HeadingPairs>
    <vt:vector size="2" baseType="variant">
      <vt:variant>
        <vt:lpstr>Título</vt:lpstr>
      </vt:variant>
      <vt:variant>
        <vt:i4>1</vt:i4>
      </vt:variant>
    </vt:vector>
  </HeadingPairs>
  <TitlesOfParts>
    <vt:vector size="1" baseType="lpstr">
      <vt:lpstr>Econometria</vt:lpstr>
    </vt:vector>
  </TitlesOfParts>
  <Company/>
  <LinksUpToDate>false</LinksUpToDate>
  <CharactersWithSpaces>119446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Econometria</dc:title>
  <dc:subject/>
  <dc:creator>Thiago Nunes</dc:creator>
  <cp:keywords/>
  <dc:description/>
  <cp:lastModifiedBy>Guilherme Lima</cp:lastModifiedBy>
  <cp:revision>19</cp:revision>
  <dcterms:created xsi:type="dcterms:W3CDTF">2022-06-28T17:49:00Z</dcterms:created>
  <dcterms:modified xsi:type="dcterms:W3CDTF">2022-06-29T19:28:00Z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0f203a0a-5a5a-3420-b584-a12bd3a90e4f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